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65E4" w:rsidRPr="00E64B6C" w:rsidRDefault="00CD65E4" w:rsidP="00CD65E4">
      <w:pPr>
        <w:pStyle w:val="Titel"/>
        <w:rPr>
          <w:color w:val="auto"/>
          <w:lang w:val="en-GB"/>
        </w:rPr>
      </w:pPr>
      <w:r w:rsidRPr="00E64B6C">
        <w:rPr>
          <w:color w:val="auto"/>
          <w:lang w:val="en-GB"/>
        </w:rPr>
        <w:t>Working title: Activity of Squirrels in Berlin</w:t>
      </w:r>
    </w:p>
    <w:p w:rsidR="002F55AA" w:rsidRPr="00E64B6C" w:rsidRDefault="002F55AA" w:rsidP="00CD65E4">
      <w:pPr>
        <w:rPr>
          <w:b/>
          <w:lang w:val="en-GB"/>
        </w:rPr>
      </w:pPr>
      <w:r w:rsidRPr="00E64B6C">
        <w:rPr>
          <w:b/>
          <w:lang w:val="en-GB"/>
        </w:rPr>
        <w:t xml:space="preserve">Drenske, Sinah; Louvrier, Julie; Grabow, Marius; </w:t>
      </w:r>
      <w:r w:rsidR="00E0649A" w:rsidRPr="00E64B6C">
        <w:rPr>
          <w:b/>
          <w:lang w:val="en-GB"/>
        </w:rPr>
        <w:t xml:space="preserve">Planillo, Aimara; </w:t>
      </w:r>
      <w:r w:rsidRPr="00E64B6C">
        <w:rPr>
          <w:b/>
          <w:lang w:val="en-GB"/>
        </w:rPr>
        <w:t>Kramer-Schadt, Stephanie</w:t>
      </w:r>
    </w:p>
    <w:p w:rsidR="00DE55CD" w:rsidRPr="00B050C1" w:rsidDel="00E106DD" w:rsidRDefault="00DE55CD" w:rsidP="00CD65E4">
      <w:pPr>
        <w:rPr>
          <w:del w:id="0" w:author="Kramer-Schadt, Stephanie" w:date="2022-09-27T15:55:00Z"/>
          <w:b/>
          <w:lang w:val="en-GB"/>
        </w:rPr>
      </w:pPr>
      <w:del w:id="1" w:author="Kramer-Schadt, Stephanie" w:date="2022-09-27T15:55:00Z">
        <w:r w:rsidRPr="00B050C1" w:rsidDel="00E106DD">
          <w:rPr>
            <w:b/>
            <w:lang w:val="en-GB"/>
          </w:rPr>
          <w:delText>(</w:delText>
        </w:r>
        <w:commentRangeStart w:id="2"/>
        <w:r w:rsidR="00B050C1" w:rsidRPr="00B050C1" w:rsidDel="00E106DD">
          <w:rPr>
            <w:b/>
            <w:highlight w:val="yellow"/>
            <w:lang w:val="en-GB"/>
          </w:rPr>
          <w:delText xml:space="preserve">Mile </w:delText>
        </w:r>
        <w:r w:rsidR="00B050C1" w:rsidDel="00E106DD">
          <w:rPr>
            <w:b/>
            <w:highlight w:val="yellow"/>
            <w:lang w:val="en-GB"/>
          </w:rPr>
          <w:delText>etc.</w:delText>
        </w:r>
        <w:r w:rsidR="00B050C1" w:rsidRPr="00B050C1" w:rsidDel="00E106DD">
          <w:rPr>
            <w:b/>
            <w:highlight w:val="yellow"/>
            <w:lang w:val="en-GB"/>
          </w:rPr>
          <w:delText xml:space="preserve"> as co-authors</w:delText>
        </w:r>
      </w:del>
      <w:commentRangeEnd w:id="2"/>
      <w:r w:rsidR="00E106DD">
        <w:rPr>
          <w:rStyle w:val="Kommentarzeichen"/>
        </w:rPr>
        <w:commentReference w:id="2"/>
      </w:r>
      <w:del w:id="3" w:author="Kramer-Schadt, Stephanie" w:date="2022-09-27T15:55:00Z">
        <w:r w:rsidR="00B050C1" w:rsidRPr="00B050C1" w:rsidDel="00E106DD">
          <w:rPr>
            <w:b/>
            <w:highlight w:val="yellow"/>
            <w:lang w:val="en-GB"/>
          </w:rPr>
          <w:delText>???</w:delText>
        </w:r>
        <w:r w:rsidR="00B050C1" w:rsidDel="00E106DD">
          <w:rPr>
            <w:b/>
            <w:lang w:val="en-GB"/>
          </w:rPr>
          <w:delText>)</w:delText>
        </w:r>
      </w:del>
    </w:p>
    <w:p w:rsidR="00CD65E4" w:rsidRPr="00E64B6C" w:rsidRDefault="00CD65E4" w:rsidP="00CD65E4">
      <w:pPr>
        <w:rPr>
          <w:lang w:val="en-GB"/>
        </w:rPr>
      </w:pPr>
      <w:r w:rsidRPr="00E64B6C">
        <w:rPr>
          <w:b/>
          <w:lang w:val="en-GB"/>
        </w:rPr>
        <w:t>Keywords</w:t>
      </w:r>
      <w:r w:rsidR="002F55AA" w:rsidRPr="00E64B6C">
        <w:rPr>
          <w:b/>
          <w:lang w:val="en-GB"/>
        </w:rPr>
        <w:t xml:space="preserve"> (5-8)</w:t>
      </w:r>
      <w:r w:rsidRPr="00E64B6C">
        <w:rPr>
          <w:lang w:val="en-GB"/>
        </w:rPr>
        <w:t>:</w:t>
      </w:r>
      <w:r w:rsidR="00E0649A" w:rsidRPr="00E64B6C">
        <w:rPr>
          <w:lang w:val="en-GB"/>
        </w:rPr>
        <w:t xml:space="preserve"> </w:t>
      </w:r>
      <w:proofErr w:type="spellStart"/>
      <w:r w:rsidR="00E0649A" w:rsidRPr="00E64B6C">
        <w:rPr>
          <w:lang w:val="en-GB"/>
        </w:rPr>
        <w:t>Sciurus</w:t>
      </w:r>
      <w:proofErr w:type="spellEnd"/>
      <w:r w:rsidR="00E0649A" w:rsidRPr="00E64B6C">
        <w:rPr>
          <w:lang w:val="en-GB"/>
        </w:rPr>
        <w:t xml:space="preserve"> vulgaris; urban ecology; activity</w:t>
      </w:r>
      <w:r w:rsidR="00E51013" w:rsidRPr="00E64B6C">
        <w:rPr>
          <w:lang w:val="en-GB"/>
        </w:rPr>
        <w:t xml:space="preserve"> patterns</w:t>
      </w:r>
      <w:r w:rsidR="00E0649A" w:rsidRPr="00E64B6C">
        <w:rPr>
          <w:lang w:val="en-GB"/>
        </w:rPr>
        <w:t xml:space="preserve">; </w:t>
      </w:r>
      <w:r w:rsidR="00E51013" w:rsidRPr="00E64B6C">
        <w:rPr>
          <w:lang w:val="en-GB"/>
        </w:rPr>
        <w:t xml:space="preserve">temporal niche partitioning; camera trap; </w:t>
      </w:r>
    </w:p>
    <w:p w:rsidR="00E0649A" w:rsidRPr="00E64B6C" w:rsidRDefault="00E0649A" w:rsidP="00E0649A">
      <w:pPr>
        <w:pStyle w:val="berschrift1"/>
        <w:rPr>
          <w:color w:val="auto"/>
          <w:lang w:val="en-GB"/>
        </w:rPr>
      </w:pPr>
      <w:r w:rsidRPr="00E64B6C">
        <w:rPr>
          <w:color w:val="auto"/>
          <w:lang w:val="en-GB"/>
        </w:rPr>
        <w:t>Preliminary abstract (for article collection)</w:t>
      </w:r>
    </w:p>
    <w:p w:rsidR="00366D31" w:rsidRPr="00E64B6C" w:rsidRDefault="00366D31" w:rsidP="00366D31">
      <w:pPr>
        <w:rPr>
          <w:lang w:val="en-GB"/>
        </w:rPr>
      </w:pPr>
      <w:r w:rsidRPr="00E64B6C">
        <w:rPr>
          <w:lang w:val="en-GB"/>
        </w:rPr>
        <w:t>Due to increasing urbanisation and loss of natural habitats, more and more animal species are moving to cities as habitats</w:t>
      </w:r>
      <w:ins w:id="4" w:author="Kramer-Schadt, Stephanie" w:date="2022-09-27T15:56:00Z">
        <w:r w:rsidR="00E106DD">
          <w:rPr>
            <w:lang w:val="en-GB"/>
          </w:rPr>
          <w:t>, however, we know little about</w:t>
        </w:r>
      </w:ins>
      <w:ins w:id="5" w:author="Kramer-Schadt, Stephanie" w:date="2022-09-27T15:57:00Z">
        <w:r w:rsidR="00E106DD">
          <w:rPr>
            <w:lang w:val="en-GB"/>
          </w:rPr>
          <w:t xml:space="preserve"> their responses towards humans as keystone</w:t>
        </w:r>
      </w:ins>
      <w:ins w:id="6" w:author="Kramer-Schadt, Stephanie" w:date="2022-09-27T15:58:00Z">
        <w:r w:rsidR="00E106DD">
          <w:rPr>
            <w:lang w:val="en-GB"/>
          </w:rPr>
          <w:t xml:space="preserve"> species and trade-offs with avoiding their natural predators</w:t>
        </w:r>
      </w:ins>
      <w:ins w:id="7" w:author="Kramer-Schadt, Stephanie" w:date="2022-09-27T16:21:00Z">
        <w:r w:rsidR="001F36BD">
          <w:rPr>
            <w:lang w:val="en-GB"/>
          </w:rPr>
          <w:t xml:space="preserve"> and humans at the same time</w:t>
        </w:r>
      </w:ins>
      <w:ins w:id="8" w:author="Kramer-Schadt, Stephanie" w:date="2022-09-27T15:59:00Z">
        <w:r w:rsidR="00E106DD">
          <w:rPr>
            <w:lang w:val="en-GB"/>
          </w:rPr>
          <w:t>, and how these responses are modulated by environmental factors</w:t>
        </w:r>
      </w:ins>
      <w:del w:id="9" w:author="Kramer-Schadt, Stephanie" w:date="2022-09-27T15:56:00Z">
        <w:r w:rsidRPr="00E64B6C" w:rsidDel="00E106DD">
          <w:rPr>
            <w:lang w:val="en-GB"/>
          </w:rPr>
          <w:delText>.</w:delText>
        </w:r>
      </w:del>
      <w:r w:rsidRPr="00E64B6C">
        <w:rPr>
          <w:lang w:val="en-GB"/>
        </w:rPr>
        <w:t xml:space="preserve"> One of the most noticed species in cities is the Eurasian red squirrel (</w:t>
      </w:r>
      <w:proofErr w:type="spellStart"/>
      <w:r w:rsidRPr="00E64B6C">
        <w:rPr>
          <w:i/>
          <w:lang w:val="en-GB"/>
        </w:rPr>
        <w:t>Sciurus</w:t>
      </w:r>
      <w:proofErr w:type="spellEnd"/>
      <w:r w:rsidRPr="00E64B6C">
        <w:rPr>
          <w:i/>
          <w:lang w:val="en-GB"/>
        </w:rPr>
        <w:t xml:space="preserve"> vulgaris</w:t>
      </w:r>
      <w:r w:rsidRPr="00E64B6C">
        <w:rPr>
          <w:lang w:val="en-GB"/>
        </w:rPr>
        <w:t>). Here we investigate the</w:t>
      </w:r>
      <w:ins w:id="10" w:author="Kramer-Schadt, Stephanie" w:date="2022-09-27T16:22:00Z">
        <w:r w:rsidR="001F36BD">
          <w:rPr>
            <w:lang w:val="en-GB"/>
          </w:rPr>
          <w:t xml:space="preserve"> temporal</w:t>
        </w:r>
      </w:ins>
      <w:bookmarkStart w:id="11" w:name="_GoBack"/>
      <w:bookmarkEnd w:id="11"/>
      <w:r w:rsidRPr="00E64B6C">
        <w:rPr>
          <w:lang w:val="en-GB"/>
        </w:rPr>
        <w:t xml:space="preserve"> activity of red squirrels in relation to different environmental factors, e.g. garden type, urbanisation gradient, human density and the spatiotemporal interactions with cats and martens as possible predators. For this purpose, we analyse camera data from a </w:t>
      </w:r>
      <w:ins w:id="12" w:author="Kramer-Schadt, Stephanie" w:date="2022-09-27T15:59:00Z">
        <w:r w:rsidR="00E106DD">
          <w:rPr>
            <w:lang w:val="en-GB"/>
          </w:rPr>
          <w:t xml:space="preserve">structured </w:t>
        </w:r>
      </w:ins>
      <w:r w:rsidRPr="00E64B6C">
        <w:rPr>
          <w:lang w:val="en-GB"/>
        </w:rPr>
        <w:t xml:space="preserve">Citizen Science project in Berlin that was conducted over </w:t>
      </w:r>
      <w:del w:id="13" w:author="Kramer-Schadt, Stephanie" w:date="2022-09-27T16:02:00Z">
        <w:r w:rsidRPr="00E64B6C" w:rsidDel="00E106DD">
          <w:rPr>
            <w:lang w:val="en-GB"/>
          </w:rPr>
          <w:delText>several years</w:delText>
        </w:r>
      </w:del>
      <w:ins w:id="14" w:author="Kramer-Schadt, Stephanie" w:date="2022-09-27T16:02:00Z">
        <w:r w:rsidR="00E106DD">
          <w:rPr>
            <w:lang w:val="en-GB"/>
          </w:rPr>
          <w:t>five seasons</w:t>
        </w:r>
      </w:ins>
      <w:ins w:id="15" w:author="Kramer-Schadt, Stephanie" w:date="2022-09-27T15:59:00Z">
        <w:r w:rsidR="00E106DD">
          <w:rPr>
            <w:lang w:val="en-GB"/>
          </w:rPr>
          <w:t xml:space="preserve">, including the </w:t>
        </w:r>
      </w:ins>
      <w:proofErr w:type="spellStart"/>
      <w:ins w:id="16" w:author="Kramer-Schadt, Stephanie" w:date="2022-09-27T16:00:00Z">
        <w:r w:rsidR="00E106DD">
          <w:rPr>
            <w:lang w:val="en-GB"/>
          </w:rPr>
          <w:t>Sars-Cov</w:t>
        </w:r>
        <w:proofErr w:type="spellEnd"/>
        <w:r w:rsidR="00E106DD">
          <w:rPr>
            <w:lang w:val="en-GB"/>
          </w:rPr>
          <w:t xml:space="preserve"> lockdown periods</w:t>
        </w:r>
      </w:ins>
      <w:ins w:id="17" w:author="Kramer-Schadt, Stephanie" w:date="2022-09-27T16:02:00Z">
        <w:r w:rsidR="00E106DD">
          <w:rPr>
            <w:lang w:val="en-GB"/>
          </w:rPr>
          <w:t xml:space="preserve"> in two </w:t>
        </w:r>
      </w:ins>
      <w:ins w:id="18" w:author="Kramer-Schadt, Stephanie" w:date="2022-09-27T16:03:00Z">
        <w:r w:rsidR="00E106DD">
          <w:rPr>
            <w:lang w:val="en-GB"/>
          </w:rPr>
          <w:t>seasons</w:t>
        </w:r>
      </w:ins>
      <w:r w:rsidRPr="00E64B6C">
        <w:rPr>
          <w:lang w:val="en-GB"/>
        </w:rPr>
        <w:t xml:space="preserve">. This will also allow us to compare </w:t>
      </w:r>
      <w:ins w:id="19" w:author="Kramer-Schadt, Stephanie" w:date="2022-09-27T16:00:00Z">
        <w:r w:rsidR="00E106DD">
          <w:rPr>
            <w:lang w:val="en-GB"/>
          </w:rPr>
          <w:t xml:space="preserve">the influence </w:t>
        </w:r>
      </w:ins>
      <w:ins w:id="20" w:author="Kramer-Schadt, Stephanie" w:date="2022-09-27T16:01:00Z">
        <w:r w:rsidR="00E106DD">
          <w:rPr>
            <w:lang w:val="en-GB"/>
          </w:rPr>
          <w:t>humans as keystone</w:t>
        </w:r>
      </w:ins>
      <w:ins w:id="21" w:author="Kramer-Schadt, Stephanie" w:date="2022-09-27T16:02:00Z">
        <w:r w:rsidR="00E106DD">
          <w:rPr>
            <w:lang w:val="en-GB"/>
          </w:rPr>
          <w:t xml:space="preserve"> species exert on squirrels as well as their predators.</w:t>
        </w:r>
      </w:ins>
      <w:ins w:id="22" w:author="Kramer-Schadt, Stephanie" w:date="2022-09-27T16:00:00Z">
        <w:r w:rsidR="00E106DD">
          <w:rPr>
            <w:lang w:val="en-GB"/>
          </w:rPr>
          <w:t xml:space="preserve"> </w:t>
        </w:r>
      </w:ins>
      <w:del w:id="23" w:author="Kramer-Schadt, Stephanie" w:date="2022-09-27T16:02:00Z">
        <w:r w:rsidRPr="00E64B6C" w:rsidDel="00E106DD">
          <w:rPr>
            <w:lang w:val="en-GB"/>
          </w:rPr>
          <w:delText>periods before and during the SARS-CoV-2 lockdowns.</w:delText>
        </w:r>
      </w:del>
      <w:r w:rsidRPr="00E64B6C">
        <w:rPr>
          <w:lang w:val="en-GB"/>
        </w:rPr>
        <w:t xml:space="preserve"> </w:t>
      </w:r>
      <w:commentRangeStart w:id="24"/>
      <w:r w:rsidRPr="00E64B6C">
        <w:rPr>
          <w:lang w:val="en-GB"/>
        </w:rPr>
        <w:t>We will apply a joint species distribution model to see where these species co-occur and whether they exhibit niche partitioning over time.</w:t>
      </w:r>
      <w:commentRangeEnd w:id="24"/>
      <w:r w:rsidR="00E106DD">
        <w:rPr>
          <w:rStyle w:val="Kommentarzeichen"/>
        </w:rPr>
        <w:commentReference w:id="24"/>
      </w:r>
      <w:r w:rsidRPr="00E64B6C">
        <w:rPr>
          <w:lang w:val="en-GB"/>
        </w:rPr>
        <w:t xml:space="preserve"> Our results will shed light on the complex spatiotemporal relationships between species and the urban environment, the influence of human lifestyle on these dynamics, and the interactions of squirrels with predators.</w:t>
      </w:r>
    </w:p>
    <w:p w:rsidR="00CD65E4" w:rsidRPr="00E64B6C" w:rsidRDefault="00CD65E4" w:rsidP="00CD65E4">
      <w:pPr>
        <w:pStyle w:val="berschrift1"/>
        <w:rPr>
          <w:color w:val="auto"/>
          <w:lang w:val="en-GB"/>
        </w:rPr>
      </w:pPr>
      <w:r w:rsidRPr="00E64B6C">
        <w:rPr>
          <w:color w:val="auto"/>
          <w:lang w:val="en-GB"/>
        </w:rPr>
        <w:t>Abstract</w:t>
      </w:r>
    </w:p>
    <w:p w:rsidR="00CD65E4" w:rsidRPr="00E64B6C" w:rsidRDefault="00CD65E4" w:rsidP="00CD65E4">
      <w:pPr>
        <w:rPr>
          <w:lang w:val="en-GB"/>
        </w:rPr>
      </w:pPr>
      <w:r w:rsidRPr="00E64B6C">
        <w:rPr>
          <w:lang w:val="en-GB"/>
        </w:rPr>
        <w:t>XXX</w:t>
      </w:r>
    </w:p>
    <w:p w:rsidR="00CD65E4" w:rsidRPr="00E64B6C" w:rsidRDefault="00CD65E4" w:rsidP="00CD65E4">
      <w:pPr>
        <w:pStyle w:val="berschrift1"/>
        <w:rPr>
          <w:color w:val="auto"/>
          <w:lang w:val="en-GB"/>
        </w:rPr>
      </w:pPr>
      <w:r w:rsidRPr="00E64B6C">
        <w:rPr>
          <w:color w:val="auto"/>
          <w:lang w:val="en-GB"/>
        </w:rPr>
        <w:t>Introduction</w:t>
      </w:r>
    </w:p>
    <w:p w:rsidR="00CD65E4" w:rsidRPr="00E64B6C" w:rsidRDefault="00CD65E4" w:rsidP="00CD65E4">
      <w:pPr>
        <w:rPr>
          <w:lang w:val="en-GB"/>
        </w:rPr>
      </w:pPr>
      <w:r w:rsidRPr="00E64B6C">
        <w:rPr>
          <w:lang w:val="en-GB"/>
        </w:rPr>
        <w:t>XXX</w:t>
      </w:r>
    </w:p>
    <w:p w:rsidR="00CD65E4" w:rsidRPr="00E64B6C" w:rsidRDefault="00CD65E4" w:rsidP="00CD65E4">
      <w:pPr>
        <w:pStyle w:val="berschrift1"/>
        <w:rPr>
          <w:color w:val="auto"/>
          <w:lang w:val="en-GB"/>
        </w:rPr>
      </w:pPr>
      <w:r w:rsidRPr="00E64B6C">
        <w:rPr>
          <w:color w:val="auto"/>
          <w:lang w:val="en-GB"/>
        </w:rPr>
        <w:t>Materials and Methods</w:t>
      </w:r>
    </w:p>
    <w:p w:rsidR="00CD65E4" w:rsidRPr="00E64B6C" w:rsidRDefault="00CD65E4" w:rsidP="00CD65E4">
      <w:pPr>
        <w:rPr>
          <w:lang w:val="en-GB"/>
        </w:rPr>
      </w:pPr>
      <w:r w:rsidRPr="00E64B6C">
        <w:rPr>
          <w:lang w:val="en-GB"/>
        </w:rPr>
        <w:t>XXX</w:t>
      </w:r>
    </w:p>
    <w:p w:rsidR="00CD65E4" w:rsidRPr="00E64B6C" w:rsidRDefault="00CD65E4" w:rsidP="00CD65E4">
      <w:pPr>
        <w:pStyle w:val="berschrift1"/>
        <w:rPr>
          <w:color w:val="auto"/>
          <w:lang w:val="en-GB"/>
        </w:rPr>
      </w:pPr>
      <w:r w:rsidRPr="00E64B6C">
        <w:rPr>
          <w:color w:val="auto"/>
          <w:lang w:val="en-GB"/>
        </w:rPr>
        <w:t>Results</w:t>
      </w:r>
    </w:p>
    <w:p w:rsidR="00CD65E4" w:rsidRPr="00E64B6C" w:rsidRDefault="00CD65E4" w:rsidP="00CD65E4">
      <w:pPr>
        <w:rPr>
          <w:lang w:val="en-GB"/>
        </w:rPr>
      </w:pPr>
      <w:r w:rsidRPr="00E64B6C">
        <w:rPr>
          <w:lang w:val="en-GB"/>
        </w:rPr>
        <w:t>XXX</w:t>
      </w:r>
    </w:p>
    <w:p w:rsidR="00CD65E4" w:rsidRPr="00E64B6C" w:rsidRDefault="00CD65E4" w:rsidP="00CD65E4">
      <w:pPr>
        <w:pStyle w:val="berschrift1"/>
        <w:rPr>
          <w:color w:val="auto"/>
          <w:lang w:val="en-GB"/>
        </w:rPr>
      </w:pPr>
      <w:r w:rsidRPr="00E64B6C">
        <w:rPr>
          <w:color w:val="auto"/>
          <w:lang w:val="en-GB"/>
        </w:rPr>
        <w:lastRenderedPageBreak/>
        <w:t>Discussion</w:t>
      </w:r>
    </w:p>
    <w:p w:rsidR="00CD65E4" w:rsidRPr="00E64B6C" w:rsidRDefault="00CD65E4" w:rsidP="00CD65E4">
      <w:pPr>
        <w:rPr>
          <w:lang w:val="en-GB"/>
        </w:rPr>
      </w:pPr>
      <w:r w:rsidRPr="00E64B6C">
        <w:rPr>
          <w:lang w:val="en-GB"/>
        </w:rPr>
        <w:t>XXX</w:t>
      </w:r>
    </w:p>
    <w:p w:rsidR="00CD65E4" w:rsidRPr="00E64B6C" w:rsidRDefault="00CD65E4" w:rsidP="00CD65E4">
      <w:pPr>
        <w:pStyle w:val="berschrift1"/>
        <w:rPr>
          <w:color w:val="auto"/>
          <w:lang w:val="en-GB"/>
        </w:rPr>
      </w:pPr>
      <w:r w:rsidRPr="00E64B6C">
        <w:rPr>
          <w:color w:val="auto"/>
          <w:lang w:val="en-GB"/>
        </w:rPr>
        <w:t>Acknowledgements</w:t>
      </w:r>
    </w:p>
    <w:p w:rsidR="00CD65E4" w:rsidRPr="00E64B6C" w:rsidRDefault="00CD65E4" w:rsidP="00CD65E4">
      <w:pPr>
        <w:rPr>
          <w:lang w:val="en-GB"/>
        </w:rPr>
      </w:pPr>
      <w:r w:rsidRPr="00E64B6C">
        <w:rPr>
          <w:lang w:val="en-GB"/>
        </w:rPr>
        <w:t>XXX</w:t>
      </w:r>
    </w:p>
    <w:sectPr w:rsidR="00CD65E4" w:rsidRPr="00E64B6C">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Kramer-Schadt, Stephanie" w:date="2022-09-27T15:56:00Z" w:initials="SKS">
    <w:p w:rsidR="00E106DD" w:rsidRPr="00E106DD" w:rsidRDefault="00E106DD">
      <w:pPr>
        <w:pStyle w:val="Kommentartext"/>
        <w:rPr>
          <w:lang w:val="en-GB"/>
        </w:rPr>
      </w:pPr>
      <w:r>
        <w:rPr>
          <w:rStyle w:val="Kommentarzeichen"/>
        </w:rPr>
        <w:annotationRef/>
      </w:r>
      <w:r w:rsidRPr="00E106DD">
        <w:rPr>
          <w:lang w:val="en-GB"/>
        </w:rPr>
        <w:t>No, data are published, but the</w:t>
      </w:r>
      <w:r>
        <w:rPr>
          <w:lang w:val="en-GB"/>
        </w:rPr>
        <w:t xml:space="preserve"> student who does the analyses maybe?</w:t>
      </w:r>
    </w:p>
  </w:comment>
  <w:comment w:id="24" w:author="Kramer-Schadt, Stephanie" w:date="2022-09-27T16:04:00Z" w:initials="SKS">
    <w:p w:rsidR="00E106DD" w:rsidRPr="00E106DD" w:rsidRDefault="00E106DD">
      <w:pPr>
        <w:pStyle w:val="Kommentartext"/>
        <w:rPr>
          <w:lang w:val="en-GB"/>
        </w:rPr>
      </w:pPr>
      <w:r>
        <w:rPr>
          <w:rStyle w:val="Kommentarzeichen"/>
        </w:rPr>
        <w:annotationRef/>
      </w:r>
      <w:r w:rsidRPr="00E106DD">
        <w:rPr>
          <w:lang w:val="en-GB"/>
        </w:rPr>
        <w:t>I hope this will lead to resul</w:t>
      </w:r>
      <w:r>
        <w:rPr>
          <w:lang w:val="en-GB"/>
        </w:rPr>
        <w:t>ts, as I think Phillip did not detect any effects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trackRevision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65E4"/>
    <w:rsid w:val="0004103B"/>
    <w:rsid w:val="000B1191"/>
    <w:rsid w:val="001F36BD"/>
    <w:rsid w:val="002F53EF"/>
    <w:rsid w:val="002F55AA"/>
    <w:rsid w:val="00366D31"/>
    <w:rsid w:val="008C6F99"/>
    <w:rsid w:val="00933894"/>
    <w:rsid w:val="00B050C1"/>
    <w:rsid w:val="00CD65E4"/>
    <w:rsid w:val="00DE55CD"/>
    <w:rsid w:val="00E0649A"/>
    <w:rsid w:val="00E106DD"/>
    <w:rsid w:val="00E51013"/>
    <w:rsid w:val="00E64B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CD65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65E4"/>
    <w:rPr>
      <w:rFonts w:asciiTheme="majorHAnsi" w:eastAsiaTheme="majorEastAsia" w:hAnsiTheme="majorHAnsi" w:cstheme="majorBidi"/>
      <w:b/>
      <w:bCs/>
      <w:color w:val="365F91" w:themeColor="accent1" w:themeShade="BF"/>
      <w:sz w:val="28"/>
      <w:szCs w:val="28"/>
    </w:rPr>
  </w:style>
  <w:style w:type="paragraph" w:styleId="Titel">
    <w:name w:val="Title"/>
    <w:basedOn w:val="Standard"/>
    <w:next w:val="Standard"/>
    <w:link w:val="TitelZchn"/>
    <w:uiPriority w:val="10"/>
    <w:qFormat/>
    <w:rsid w:val="00CD65E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CD65E4"/>
    <w:rPr>
      <w:rFonts w:asciiTheme="majorHAnsi" w:eastAsiaTheme="majorEastAsia" w:hAnsiTheme="majorHAnsi" w:cstheme="majorBidi"/>
      <w:color w:val="17365D" w:themeColor="text2" w:themeShade="BF"/>
      <w:spacing w:val="5"/>
      <w:kern w:val="28"/>
      <w:sz w:val="52"/>
      <w:szCs w:val="52"/>
    </w:rPr>
  </w:style>
  <w:style w:type="character" w:styleId="Kommentarzeichen">
    <w:name w:val="annotation reference"/>
    <w:basedOn w:val="Absatz-Standardschriftart"/>
    <w:uiPriority w:val="99"/>
    <w:semiHidden/>
    <w:unhideWhenUsed/>
    <w:rsid w:val="00E106DD"/>
    <w:rPr>
      <w:sz w:val="16"/>
      <w:szCs w:val="16"/>
    </w:rPr>
  </w:style>
  <w:style w:type="paragraph" w:styleId="Kommentartext">
    <w:name w:val="annotation text"/>
    <w:basedOn w:val="Standard"/>
    <w:link w:val="KommentartextZchn"/>
    <w:uiPriority w:val="99"/>
    <w:semiHidden/>
    <w:unhideWhenUsed/>
    <w:rsid w:val="00E106D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106DD"/>
    <w:rPr>
      <w:sz w:val="20"/>
      <w:szCs w:val="20"/>
    </w:rPr>
  </w:style>
  <w:style w:type="paragraph" w:styleId="Kommentarthema">
    <w:name w:val="annotation subject"/>
    <w:basedOn w:val="Kommentartext"/>
    <w:next w:val="Kommentartext"/>
    <w:link w:val="KommentarthemaZchn"/>
    <w:uiPriority w:val="99"/>
    <w:semiHidden/>
    <w:unhideWhenUsed/>
    <w:rsid w:val="00E106DD"/>
    <w:rPr>
      <w:b/>
      <w:bCs/>
    </w:rPr>
  </w:style>
  <w:style w:type="character" w:customStyle="1" w:styleId="KommentarthemaZchn">
    <w:name w:val="Kommentarthema Zchn"/>
    <w:basedOn w:val="KommentartextZchn"/>
    <w:link w:val="Kommentarthema"/>
    <w:uiPriority w:val="99"/>
    <w:semiHidden/>
    <w:rsid w:val="00E106DD"/>
    <w:rPr>
      <w:b/>
      <w:bCs/>
      <w:sz w:val="20"/>
      <w:szCs w:val="20"/>
    </w:rPr>
  </w:style>
  <w:style w:type="paragraph" w:styleId="Sprechblasentext">
    <w:name w:val="Balloon Text"/>
    <w:basedOn w:val="Standard"/>
    <w:link w:val="SprechblasentextZchn"/>
    <w:uiPriority w:val="99"/>
    <w:semiHidden/>
    <w:unhideWhenUsed/>
    <w:rsid w:val="00E106D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106D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paragraph" w:styleId="berschrift1">
    <w:name w:val="heading 1"/>
    <w:basedOn w:val="Standard"/>
    <w:next w:val="Standard"/>
    <w:link w:val="berschrift1Zchn"/>
    <w:uiPriority w:val="9"/>
    <w:qFormat/>
    <w:rsid w:val="00CD65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D65E4"/>
    <w:rPr>
      <w:rFonts w:asciiTheme="majorHAnsi" w:eastAsiaTheme="majorEastAsia" w:hAnsiTheme="majorHAnsi" w:cstheme="majorBidi"/>
      <w:b/>
      <w:bCs/>
      <w:color w:val="365F91" w:themeColor="accent1" w:themeShade="BF"/>
      <w:sz w:val="28"/>
      <w:szCs w:val="28"/>
    </w:rPr>
  </w:style>
  <w:style w:type="paragraph" w:styleId="Titel">
    <w:name w:val="Title"/>
    <w:basedOn w:val="Standard"/>
    <w:next w:val="Standard"/>
    <w:link w:val="TitelZchn"/>
    <w:uiPriority w:val="10"/>
    <w:qFormat/>
    <w:rsid w:val="00CD65E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CD65E4"/>
    <w:rPr>
      <w:rFonts w:asciiTheme="majorHAnsi" w:eastAsiaTheme="majorEastAsia" w:hAnsiTheme="majorHAnsi" w:cstheme="majorBidi"/>
      <w:color w:val="17365D" w:themeColor="text2" w:themeShade="BF"/>
      <w:spacing w:val="5"/>
      <w:kern w:val="28"/>
      <w:sz w:val="52"/>
      <w:szCs w:val="52"/>
    </w:rPr>
  </w:style>
  <w:style w:type="character" w:styleId="Kommentarzeichen">
    <w:name w:val="annotation reference"/>
    <w:basedOn w:val="Absatz-Standardschriftart"/>
    <w:uiPriority w:val="99"/>
    <w:semiHidden/>
    <w:unhideWhenUsed/>
    <w:rsid w:val="00E106DD"/>
    <w:rPr>
      <w:sz w:val="16"/>
      <w:szCs w:val="16"/>
    </w:rPr>
  </w:style>
  <w:style w:type="paragraph" w:styleId="Kommentartext">
    <w:name w:val="annotation text"/>
    <w:basedOn w:val="Standard"/>
    <w:link w:val="KommentartextZchn"/>
    <w:uiPriority w:val="99"/>
    <w:semiHidden/>
    <w:unhideWhenUsed/>
    <w:rsid w:val="00E106D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E106DD"/>
    <w:rPr>
      <w:sz w:val="20"/>
      <w:szCs w:val="20"/>
    </w:rPr>
  </w:style>
  <w:style w:type="paragraph" w:styleId="Kommentarthema">
    <w:name w:val="annotation subject"/>
    <w:basedOn w:val="Kommentartext"/>
    <w:next w:val="Kommentartext"/>
    <w:link w:val="KommentarthemaZchn"/>
    <w:uiPriority w:val="99"/>
    <w:semiHidden/>
    <w:unhideWhenUsed/>
    <w:rsid w:val="00E106DD"/>
    <w:rPr>
      <w:b/>
      <w:bCs/>
    </w:rPr>
  </w:style>
  <w:style w:type="character" w:customStyle="1" w:styleId="KommentarthemaZchn">
    <w:name w:val="Kommentarthema Zchn"/>
    <w:basedOn w:val="KommentartextZchn"/>
    <w:link w:val="Kommentarthema"/>
    <w:uiPriority w:val="99"/>
    <w:semiHidden/>
    <w:rsid w:val="00E106DD"/>
    <w:rPr>
      <w:b/>
      <w:bCs/>
      <w:sz w:val="20"/>
      <w:szCs w:val="20"/>
    </w:rPr>
  </w:style>
  <w:style w:type="paragraph" w:styleId="Sprechblasentext">
    <w:name w:val="Balloon Text"/>
    <w:basedOn w:val="Standard"/>
    <w:link w:val="SprechblasentextZchn"/>
    <w:uiPriority w:val="99"/>
    <w:semiHidden/>
    <w:unhideWhenUsed/>
    <w:rsid w:val="00E106D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106D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275</Words>
  <Characters>1573</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Drenske, Sinah</dc:creator>
  <cp:lastModifiedBy>Kramer-Schadt, Stephanie</cp:lastModifiedBy>
  <cp:revision>4</cp:revision>
  <dcterms:created xsi:type="dcterms:W3CDTF">2022-09-27T13:54:00Z</dcterms:created>
  <dcterms:modified xsi:type="dcterms:W3CDTF">2022-09-27T14:48:00Z</dcterms:modified>
</cp:coreProperties>
</file>