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315649" w14:textId="77777777" w:rsidR="00CD65E4" w:rsidRPr="00E64B6C" w:rsidRDefault="00CD65E4" w:rsidP="00CD65E4">
      <w:pPr>
        <w:pStyle w:val="Title"/>
        <w:rPr>
          <w:color w:val="auto"/>
          <w:lang w:val="en-GB"/>
        </w:rPr>
      </w:pPr>
      <w:commentRangeStart w:id="0"/>
      <w:r w:rsidRPr="00E64B6C">
        <w:rPr>
          <w:color w:val="auto"/>
          <w:lang w:val="en-GB"/>
        </w:rPr>
        <w:t>Working title: Activity of Squirrels in Berlin</w:t>
      </w:r>
      <w:commentRangeEnd w:id="0"/>
      <w:r w:rsidR="000576EF">
        <w:rPr>
          <w:rStyle w:val="CommentReference"/>
          <w:rFonts w:asciiTheme="minorHAnsi" w:eastAsiaTheme="minorHAnsi" w:hAnsiTheme="minorHAnsi" w:cstheme="minorBidi"/>
          <w:color w:val="auto"/>
          <w:spacing w:val="0"/>
          <w:kern w:val="0"/>
        </w:rPr>
        <w:commentReference w:id="0"/>
      </w:r>
    </w:p>
    <w:p w14:paraId="57C80E47" w14:textId="77777777" w:rsidR="002F55AA" w:rsidRPr="00E64B6C" w:rsidRDefault="002F55AA" w:rsidP="00CD65E4">
      <w:pPr>
        <w:rPr>
          <w:b/>
          <w:lang w:val="en-GB"/>
        </w:rPr>
      </w:pPr>
      <w:r w:rsidRPr="00E64B6C">
        <w:rPr>
          <w:b/>
          <w:lang w:val="en-GB"/>
        </w:rPr>
        <w:t xml:space="preserve">Drenske, Sinah; Louvrier, Julie; Grabow, Marius; </w:t>
      </w:r>
      <w:r w:rsidR="00E0649A" w:rsidRPr="00E64B6C">
        <w:rPr>
          <w:b/>
          <w:lang w:val="en-GB"/>
        </w:rPr>
        <w:t xml:space="preserve">Planillo, Aimara; </w:t>
      </w:r>
      <w:r w:rsidRPr="00E64B6C">
        <w:rPr>
          <w:b/>
          <w:lang w:val="en-GB"/>
        </w:rPr>
        <w:t>Kramer-Schadt, Stephanie</w:t>
      </w:r>
    </w:p>
    <w:p w14:paraId="30D898E1" w14:textId="77777777" w:rsidR="00DE55CD" w:rsidRPr="00B050C1" w:rsidDel="00E106DD" w:rsidRDefault="00DE55CD" w:rsidP="00CD65E4">
      <w:pPr>
        <w:rPr>
          <w:del w:id="2" w:author="Kramer-Schadt, Stephanie" w:date="2022-09-27T15:55:00Z"/>
          <w:b/>
          <w:lang w:val="en-GB"/>
        </w:rPr>
      </w:pPr>
      <w:del w:id="3" w:author="Kramer-Schadt, Stephanie" w:date="2022-09-27T15:55:00Z">
        <w:r w:rsidRPr="00B050C1" w:rsidDel="00E106DD">
          <w:rPr>
            <w:b/>
            <w:lang w:val="en-GB"/>
          </w:rPr>
          <w:delText>(</w:delText>
        </w:r>
        <w:commentRangeStart w:id="4"/>
        <w:r w:rsidR="00B050C1" w:rsidRPr="00B050C1" w:rsidDel="00E106DD">
          <w:rPr>
            <w:b/>
            <w:highlight w:val="yellow"/>
            <w:lang w:val="en-GB"/>
          </w:rPr>
          <w:delText xml:space="preserve">Mile </w:delText>
        </w:r>
        <w:r w:rsidR="00B050C1" w:rsidDel="00E106DD">
          <w:rPr>
            <w:b/>
            <w:highlight w:val="yellow"/>
            <w:lang w:val="en-GB"/>
          </w:rPr>
          <w:delText>etc.</w:delText>
        </w:r>
        <w:r w:rsidR="00B050C1" w:rsidRPr="00B050C1" w:rsidDel="00E106DD">
          <w:rPr>
            <w:b/>
            <w:highlight w:val="yellow"/>
            <w:lang w:val="en-GB"/>
          </w:rPr>
          <w:delText xml:space="preserve"> as co-authors</w:delText>
        </w:r>
      </w:del>
      <w:commentRangeEnd w:id="4"/>
      <w:r w:rsidR="00E106DD">
        <w:rPr>
          <w:rStyle w:val="CommentReference"/>
        </w:rPr>
        <w:commentReference w:id="4"/>
      </w:r>
      <w:del w:id="5" w:author="Kramer-Schadt, Stephanie" w:date="2022-09-27T15:55:00Z">
        <w:r w:rsidR="00B050C1" w:rsidRPr="00B050C1" w:rsidDel="00E106DD">
          <w:rPr>
            <w:b/>
            <w:highlight w:val="yellow"/>
            <w:lang w:val="en-GB"/>
          </w:rPr>
          <w:delText>???</w:delText>
        </w:r>
        <w:r w:rsidR="00B050C1" w:rsidDel="00E106DD">
          <w:rPr>
            <w:b/>
            <w:lang w:val="en-GB"/>
          </w:rPr>
          <w:delText>)</w:delText>
        </w:r>
      </w:del>
    </w:p>
    <w:p w14:paraId="006DB67A" w14:textId="77777777" w:rsidR="00CD65E4" w:rsidRPr="00E64B6C"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Sciurus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14:paraId="0BFE056B" w14:textId="77777777" w:rsidR="00E0649A" w:rsidRPr="00E64B6C" w:rsidRDefault="00E0649A" w:rsidP="00E0649A">
      <w:pPr>
        <w:pStyle w:val="Heading1"/>
        <w:rPr>
          <w:color w:val="auto"/>
          <w:lang w:val="en-GB"/>
        </w:rPr>
      </w:pPr>
      <w:r w:rsidRPr="00E64B6C">
        <w:rPr>
          <w:color w:val="auto"/>
          <w:lang w:val="en-GB"/>
        </w:rPr>
        <w:t>Preliminary abstract (for article collection)</w:t>
      </w:r>
    </w:p>
    <w:p w14:paraId="2B229BF6" w14:textId="2322DE93" w:rsidR="00366D31" w:rsidRPr="00E64B6C" w:rsidRDefault="00366D31" w:rsidP="00366D31">
      <w:pPr>
        <w:rPr>
          <w:lang w:val="en-GB"/>
        </w:rPr>
      </w:pPr>
      <w:r w:rsidRPr="00E64B6C">
        <w:rPr>
          <w:lang w:val="en-GB"/>
        </w:rPr>
        <w:t xml:space="preserve">Due to increasing urbanisation and loss of natural habitats, </w:t>
      </w:r>
      <w:commentRangeStart w:id="6"/>
      <w:commentRangeStart w:id="7"/>
      <w:r w:rsidRPr="00E64B6C">
        <w:rPr>
          <w:lang w:val="en-GB"/>
        </w:rPr>
        <w:t>more and more animal species are moving to cities as habitats</w:t>
      </w:r>
      <w:commentRangeEnd w:id="6"/>
      <w:r w:rsidR="00C019BC">
        <w:rPr>
          <w:rStyle w:val="CommentReference"/>
        </w:rPr>
        <w:commentReference w:id="6"/>
      </w:r>
      <w:commentRangeEnd w:id="7"/>
      <w:r w:rsidR="000576EF">
        <w:rPr>
          <w:rStyle w:val="CommentReference"/>
        </w:rPr>
        <w:commentReference w:id="7"/>
      </w:r>
      <w:ins w:id="8" w:author="Kramer-Schadt, Stephanie" w:date="2022-09-27T15:56:00Z">
        <w:r w:rsidR="00E106DD">
          <w:rPr>
            <w:lang w:val="en-GB"/>
          </w:rPr>
          <w:t xml:space="preserve">, </w:t>
        </w:r>
        <w:commentRangeStart w:id="9"/>
        <w:r w:rsidR="00E106DD">
          <w:rPr>
            <w:lang w:val="en-GB"/>
          </w:rPr>
          <w:t>however, we know little about</w:t>
        </w:r>
      </w:ins>
      <w:ins w:id="10" w:author="Kramer-Schadt, Stephanie" w:date="2022-09-27T15:57:00Z">
        <w:r w:rsidR="00E106DD">
          <w:rPr>
            <w:lang w:val="en-GB"/>
          </w:rPr>
          <w:t xml:space="preserve"> their responses towards humans as keystone</w:t>
        </w:r>
      </w:ins>
      <w:ins w:id="11" w:author="Kramer-Schadt, Stephanie" w:date="2022-09-27T15:58:00Z">
        <w:r w:rsidR="00E106DD">
          <w:rPr>
            <w:lang w:val="en-GB"/>
          </w:rPr>
          <w:t xml:space="preserve"> species and trade-offs with avoiding their natural predators</w:t>
        </w:r>
      </w:ins>
      <w:ins w:id="12" w:author="Kramer-Schadt, Stephanie" w:date="2022-09-27T16:21:00Z">
        <w:r w:rsidR="001F36BD">
          <w:rPr>
            <w:lang w:val="en-GB"/>
          </w:rPr>
          <w:t xml:space="preserve"> and humans at the same time</w:t>
        </w:r>
      </w:ins>
      <w:ins w:id="13" w:author="Kramer-Schadt, Stephanie" w:date="2022-09-27T15:59:00Z">
        <w:r w:rsidR="00E106DD">
          <w:rPr>
            <w:lang w:val="en-GB"/>
          </w:rPr>
          <w:t>, and how these responses are modulated by environmental factors</w:t>
        </w:r>
      </w:ins>
      <w:del w:id="14" w:author="Kramer-Schadt, Stephanie" w:date="2022-09-27T15:56:00Z">
        <w:r w:rsidRPr="00E64B6C" w:rsidDel="00E106DD">
          <w:rPr>
            <w:lang w:val="en-GB"/>
          </w:rPr>
          <w:delText>.</w:delText>
        </w:r>
      </w:del>
      <w:r w:rsidRPr="00E64B6C">
        <w:rPr>
          <w:lang w:val="en-GB"/>
        </w:rPr>
        <w:t xml:space="preserve"> </w:t>
      </w:r>
      <w:commentRangeEnd w:id="9"/>
      <w:r w:rsidR="00C019BC">
        <w:rPr>
          <w:rStyle w:val="CommentReference"/>
        </w:rPr>
        <w:commentReference w:id="9"/>
      </w:r>
      <w:r w:rsidRPr="00E64B6C">
        <w:rPr>
          <w:lang w:val="en-GB"/>
        </w:rPr>
        <w:t>One of the most noticed species in cities is the Eurasian red squirrel (</w:t>
      </w:r>
      <w:r w:rsidRPr="00E64B6C">
        <w:rPr>
          <w:i/>
          <w:lang w:val="en-GB"/>
        </w:rPr>
        <w:t>Sciurus vulgaris</w:t>
      </w:r>
      <w:r w:rsidRPr="00E64B6C">
        <w:rPr>
          <w:lang w:val="en-GB"/>
        </w:rPr>
        <w:t>). Here</w:t>
      </w:r>
      <w:ins w:id="15" w:author="Marius Grabow" w:date="2022-09-27T21:41:00Z">
        <w:r w:rsidR="00C019BC">
          <w:rPr>
            <w:lang w:val="en-GB"/>
          </w:rPr>
          <w:t>,</w:t>
        </w:r>
      </w:ins>
      <w:r w:rsidRPr="00E64B6C">
        <w:rPr>
          <w:lang w:val="en-GB"/>
        </w:rPr>
        <w:t xml:space="preserve"> we investigate the</w:t>
      </w:r>
      <w:ins w:id="16" w:author="Kramer-Schadt, Stephanie" w:date="2022-09-27T16:22:00Z">
        <w:r w:rsidR="001F36BD">
          <w:rPr>
            <w:lang w:val="en-GB"/>
          </w:rPr>
          <w:t xml:space="preserve"> </w:t>
        </w:r>
      </w:ins>
      <w:ins w:id="17" w:author="Planillo, Aimara" w:date="2022-09-28T09:28:00Z">
        <w:r w:rsidR="002D3D48">
          <w:rPr>
            <w:lang w:val="en-GB"/>
          </w:rPr>
          <w:t xml:space="preserve">spatial and </w:t>
        </w:r>
      </w:ins>
      <w:ins w:id="18" w:author="Kramer-Schadt, Stephanie" w:date="2022-09-27T16:22:00Z">
        <w:r w:rsidR="001F36BD">
          <w:rPr>
            <w:lang w:val="en-GB"/>
          </w:rPr>
          <w:t>temporal</w:t>
        </w:r>
      </w:ins>
      <w:r w:rsidRPr="00E64B6C">
        <w:rPr>
          <w:lang w:val="en-GB"/>
        </w:rPr>
        <w:t xml:space="preserve"> activity of red squirrels in relation to different environmental factors, e.g. </w:t>
      </w:r>
      <w:ins w:id="19" w:author="Planillo, Aimara" w:date="2022-09-28T09:29:00Z">
        <w:r w:rsidR="002D3D48">
          <w:rPr>
            <w:lang w:val="en-GB"/>
          </w:rPr>
          <w:t xml:space="preserve">tree cover percentage, presence of </w:t>
        </w:r>
      </w:ins>
      <w:ins w:id="20" w:author="Planillo, Aimara" w:date="2022-09-28T09:27:00Z">
        <w:r w:rsidR="002D3D48">
          <w:rPr>
            <w:lang w:val="en-GB"/>
          </w:rPr>
          <w:t xml:space="preserve">allotments </w:t>
        </w:r>
      </w:ins>
      <w:ins w:id="21" w:author="Planillo, Aimara" w:date="2022-09-28T09:29:00Z">
        <w:r w:rsidR="002D3D48">
          <w:rPr>
            <w:lang w:val="en-GB"/>
          </w:rPr>
          <w:t>or</w:t>
        </w:r>
      </w:ins>
      <w:ins w:id="22" w:author="Planillo, Aimara" w:date="2022-09-28T09:27:00Z">
        <w:r w:rsidR="002D3D48">
          <w:rPr>
            <w:lang w:val="en-GB"/>
          </w:rPr>
          <w:t xml:space="preserve"> private gardens</w:t>
        </w:r>
        <w:proofErr w:type="gramStart"/>
        <w:r w:rsidR="002D3D48">
          <w:rPr>
            <w:lang w:val="en-GB"/>
          </w:rPr>
          <w:t xml:space="preserve">, </w:t>
        </w:r>
      </w:ins>
      <w:proofErr w:type="gramEnd"/>
      <w:del w:id="23" w:author="Planillo, Aimara" w:date="2022-09-28T09:28:00Z">
        <w:r w:rsidRPr="00E64B6C" w:rsidDel="002D3D48">
          <w:rPr>
            <w:lang w:val="en-GB"/>
          </w:rPr>
          <w:delText>garden type, urbanisation gradient</w:delText>
        </w:r>
      </w:del>
      <w:r w:rsidRPr="00E64B6C">
        <w:rPr>
          <w:lang w:val="en-GB"/>
        </w:rPr>
        <w:t>, human density and the spatiotemporal interactions with</w:t>
      </w:r>
      <w:ins w:id="24" w:author="Marius Grabow" w:date="2022-09-27T21:41:00Z">
        <w:r w:rsidR="00DD5571">
          <w:rPr>
            <w:lang w:val="en-GB"/>
          </w:rPr>
          <w:t xml:space="preserve"> </w:t>
        </w:r>
      </w:ins>
      <w:ins w:id="25" w:author="Marius Grabow" w:date="2022-09-27T21:42:00Z">
        <w:r w:rsidR="00DD5571">
          <w:rPr>
            <w:lang w:val="en-GB"/>
          </w:rPr>
          <w:t>predators, such as</w:t>
        </w:r>
      </w:ins>
      <w:ins w:id="26" w:author="Marius Grabow" w:date="2022-09-27T21:41:00Z">
        <w:r w:rsidR="00C019BC">
          <w:rPr>
            <w:lang w:val="en-GB"/>
          </w:rPr>
          <w:t xml:space="preserve"> domestic</w:t>
        </w:r>
      </w:ins>
      <w:r w:rsidRPr="00E64B6C">
        <w:rPr>
          <w:lang w:val="en-GB"/>
        </w:rPr>
        <w:t xml:space="preserve"> cats and martens</w:t>
      </w:r>
      <w:del w:id="27" w:author="Marius Grabow" w:date="2022-09-27T21:42:00Z">
        <w:r w:rsidRPr="00E64B6C" w:rsidDel="00DD5571">
          <w:rPr>
            <w:lang w:val="en-GB"/>
          </w:rPr>
          <w:delText xml:space="preserve"> as possible predators</w:delText>
        </w:r>
      </w:del>
      <w:r w:rsidRPr="00E64B6C">
        <w:rPr>
          <w:lang w:val="en-GB"/>
        </w:rPr>
        <w:t xml:space="preserve">. For this purpose, we analyse camera data from a </w:t>
      </w:r>
      <w:ins w:id="28" w:author="Marius Grabow" w:date="2022-09-27T21:42:00Z">
        <w:r w:rsidR="00DD5571">
          <w:rPr>
            <w:lang w:val="en-GB"/>
          </w:rPr>
          <w:t>semi-</w:t>
        </w:r>
      </w:ins>
      <w:ins w:id="29" w:author="Kramer-Schadt, Stephanie" w:date="2022-09-27T15:59:00Z">
        <w:r w:rsidR="00E106DD">
          <w:rPr>
            <w:lang w:val="en-GB"/>
          </w:rPr>
          <w:t xml:space="preserve">structured </w:t>
        </w:r>
      </w:ins>
      <w:r w:rsidRPr="00E64B6C">
        <w:rPr>
          <w:lang w:val="en-GB"/>
        </w:rPr>
        <w:t>Citizen Science project in Berlin</w:t>
      </w:r>
      <w:ins w:id="30" w:author="Planillo, Aimara" w:date="2022-09-28T09:30:00Z">
        <w:r w:rsidR="002D3D48">
          <w:rPr>
            <w:lang w:val="en-GB"/>
          </w:rPr>
          <w:t xml:space="preserve">, Germany, </w:t>
        </w:r>
      </w:ins>
      <w:del w:id="31" w:author="Planillo, Aimara" w:date="2022-09-28T09:30:00Z">
        <w:r w:rsidRPr="00E64B6C" w:rsidDel="002D3D48">
          <w:rPr>
            <w:lang w:val="en-GB"/>
          </w:rPr>
          <w:delText xml:space="preserve"> that was </w:delText>
        </w:r>
      </w:del>
      <w:r w:rsidRPr="00E64B6C">
        <w:rPr>
          <w:lang w:val="en-GB"/>
        </w:rPr>
        <w:t xml:space="preserve">conducted over </w:t>
      </w:r>
      <w:commentRangeStart w:id="32"/>
      <w:commentRangeStart w:id="33"/>
      <w:del w:id="34" w:author="Kramer-Schadt, Stephanie" w:date="2022-09-27T16:02:00Z">
        <w:r w:rsidRPr="00E64B6C" w:rsidDel="00E106DD">
          <w:rPr>
            <w:lang w:val="en-GB"/>
          </w:rPr>
          <w:delText>several years</w:delText>
        </w:r>
      </w:del>
      <w:ins w:id="35" w:author="Kramer-Schadt, Stephanie" w:date="2022-09-27T16:02:00Z">
        <w:r w:rsidR="00E106DD">
          <w:rPr>
            <w:lang w:val="en-GB"/>
          </w:rPr>
          <w:t>five seasons</w:t>
        </w:r>
      </w:ins>
      <w:ins w:id="36" w:author="Kramer-Schadt, Stephanie" w:date="2022-09-27T15:59:00Z">
        <w:r w:rsidR="00E106DD">
          <w:rPr>
            <w:lang w:val="en-GB"/>
          </w:rPr>
          <w:t xml:space="preserve">, including the </w:t>
        </w:r>
      </w:ins>
      <w:proofErr w:type="spellStart"/>
      <w:ins w:id="37" w:author="Kramer-Schadt, Stephanie" w:date="2022-09-27T16:00:00Z">
        <w:r w:rsidR="00E106DD">
          <w:rPr>
            <w:lang w:val="en-GB"/>
          </w:rPr>
          <w:t>Sars-Cov</w:t>
        </w:r>
        <w:proofErr w:type="spellEnd"/>
        <w:r w:rsidR="00E106DD">
          <w:rPr>
            <w:lang w:val="en-GB"/>
          </w:rPr>
          <w:t xml:space="preserve"> lockdown periods</w:t>
        </w:r>
      </w:ins>
      <w:ins w:id="38" w:author="Kramer-Schadt, Stephanie" w:date="2022-09-27T16:02:00Z">
        <w:del w:id="39" w:author="Planillo, Aimara" w:date="2022-09-28T09:30:00Z">
          <w:r w:rsidR="00E106DD" w:rsidDel="002D3D48">
            <w:rPr>
              <w:lang w:val="en-GB"/>
            </w:rPr>
            <w:delText xml:space="preserve"> in two </w:delText>
          </w:r>
        </w:del>
      </w:ins>
      <w:ins w:id="40" w:author="Kramer-Schadt, Stephanie" w:date="2022-09-27T16:03:00Z">
        <w:del w:id="41" w:author="Planillo, Aimara" w:date="2022-09-28T09:30:00Z">
          <w:r w:rsidR="00E106DD" w:rsidDel="002D3D48">
            <w:rPr>
              <w:lang w:val="en-GB"/>
            </w:rPr>
            <w:delText>seasons</w:delText>
          </w:r>
        </w:del>
      </w:ins>
      <w:ins w:id="42" w:author="Marius Grabow" w:date="2022-09-27T21:43:00Z">
        <w:del w:id="43" w:author="Planillo, Aimara" w:date="2022-09-28T09:30:00Z">
          <w:r w:rsidR="00DD5571" w:rsidDel="002D3D48">
            <w:rPr>
              <w:lang w:val="en-GB"/>
            </w:rPr>
            <w:delText>, which yield altered human activity patterns</w:delText>
          </w:r>
        </w:del>
      </w:ins>
      <w:r w:rsidRPr="00E64B6C">
        <w:rPr>
          <w:lang w:val="en-GB"/>
        </w:rPr>
        <w:t xml:space="preserve">. </w:t>
      </w:r>
      <w:commentRangeEnd w:id="32"/>
      <w:r w:rsidR="00DD5571">
        <w:rPr>
          <w:rStyle w:val="CommentReference"/>
        </w:rPr>
        <w:commentReference w:id="32"/>
      </w:r>
      <w:commentRangeEnd w:id="33"/>
      <w:ins w:id="44" w:author="Planillo, Aimara" w:date="2022-09-28T09:31:00Z">
        <w:r w:rsidR="002D3D48">
          <w:rPr>
            <w:lang w:val="en-GB"/>
          </w:rPr>
          <w:t xml:space="preserve">The temporal extend of our data </w:t>
        </w:r>
      </w:ins>
      <w:r w:rsidR="002D3D48">
        <w:rPr>
          <w:rStyle w:val="CommentReference"/>
        </w:rPr>
        <w:commentReference w:id="33"/>
      </w:r>
      <w:del w:id="45" w:author="Planillo, Aimara" w:date="2022-09-28T09:31:00Z">
        <w:r w:rsidRPr="00E64B6C" w:rsidDel="002D3D48">
          <w:rPr>
            <w:lang w:val="en-GB"/>
          </w:rPr>
          <w:delText xml:space="preserve">This will also </w:delText>
        </w:r>
      </w:del>
      <w:r w:rsidRPr="00E64B6C">
        <w:rPr>
          <w:lang w:val="en-GB"/>
        </w:rPr>
        <w:t>allow</w:t>
      </w:r>
      <w:ins w:id="46" w:author="Planillo, Aimara" w:date="2022-09-28T09:31:00Z">
        <w:r w:rsidR="002D3D48">
          <w:rPr>
            <w:lang w:val="en-GB"/>
          </w:rPr>
          <w:t>s</w:t>
        </w:r>
      </w:ins>
      <w:r w:rsidRPr="00E64B6C">
        <w:rPr>
          <w:lang w:val="en-GB"/>
        </w:rPr>
        <w:t xml:space="preserve"> us to </w:t>
      </w:r>
      <w:ins w:id="47" w:author="Planillo, Aimara" w:date="2022-09-28T09:33:00Z">
        <w:r w:rsidR="002D3D48">
          <w:rPr>
            <w:lang w:val="en-GB"/>
          </w:rPr>
          <w:t xml:space="preserve">investigate and </w:t>
        </w:r>
      </w:ins>
      <w:r w:rsidRPr="00E64B6C">
        <w:rPr>
          <w:lang w:val="en-GB"/>
        </w:rPr>
        <w:t xml:space="preserve">compare </w:t>
      </w:r>
      <w:ins w:id="48" w:author="Kramer-Schadt, Stephanie" w:date="2022-09-27T16:00:00Z">
        <w:r w:rsidR="00E106DD">
          <w:rPr>
            <w:lang w:val="en-GB"/>
          </w:rPr>
          <w:t>the influence</w:t>
        </w:r>
      </w:ins>
      <w:ins w:id="49" w:author="Marius Grabow" w:date="2022-09-27T21:44:00Z">
        <w:r w:rsidR="00DD5571">
          <w:rPr>
            <w:lang w:val="en-GB"/>
          </w:rPr>
          <w:t xml:space="preserve"> </w:t>
        </w:r>
      </w:ins>
      <w:ins w:id="50" w:author="Planillo, Aimara" w:date="2022-09-28T09:32:00Z">
        <w:r w:rsidR="002D3D48">
          <w:rPr>
            <w:lang w:val="en-GB"/>
          </w:rPr>
          <w:t xml:space="preserve">that </w:t>
        </w:r>
      </w:ins>
      <w:ins w:id="51" w:author="Marius Grabow" w:date="2022-09-27T21:44:00Z">
        <w:del w:id="52" w:author="Planillo, Aimara" w:date="2022-09-28T09:32:00Z">
          <w:r w:rsidR="00DD5571" w:rsidDel="002D3D48">
            <w:rPr>
              <w:lang w:val="en-GB"/>
            </w:rPr>
            <w:delText>of</w:delText>
          </w:r>
        </w:del>
      </w:ins>
      <w:ins w:id="53" w:author="Kramer-Schadt, Stephanie" w:date="2022-09-27T16:00:00Z">
        <w:del w:id="54" w:author="Planillo, Aimara" w:date="2022-09-28T09:32:00Z">
          <w:r w:rsidR="00E106DD" w:rsidDel="002D3D48">
            <w:rPr>
              <w:lang w:val="en-GB"/>
            </w:rPr>
            <w:delText xml:space="preserve"> </w:delText>
          </w:r>
        </w:del>
      </w:ins>
      <w:ins w:id="55" w:author="Kramer-Schadt, Stephanie" w:date="2022-09-27T16:01:00Z">
        <w:r w:rsidR="00E106DD">
          <w:rPr>
            <w:lang w:val="en-GB"/>
          </w:rPr>
          <w:t>humans</w:t>
        </w:r>
      </w:ins>
      <w:ins w:id="56" w:author="Planillo, Aimara" w:date="2022-09-28T09:33:00Z">
        <w:r w:rsidR="002D3D48">
          <w:rPr>
            <w:lang w:val="en-GB"/>
          </w:rPr>
          <w:t>, as keystone species in urban ecosystems,</w:t>
        </w:r>
      </w:ins>
      <w:ins w:id="57" w:author="Kramer-Schadt, Stephanie" w:date="2022-09-27T16:01:00Z">
        <w:r w:rsidR="00E106DD">
          <w:rPr>
            <w:lang w:val="en-GB"/>
          </w:rPr>
          <w:t xml:space="preserve"> </w:t>
        </w:r>
        <w:del w:id="58" w:author="Planillo, Aimara" w:date="2022-09-28T09:32:00Z">
          <w:r w:rsidR="00E106DD" w:rsidDel="002D3D48">
            <w:rPr>
              <w:lang w:val="en-GB"/>
            </w:rPr>
            <w:delText>as keystone</w:delText>
          </w:r>
        </w:del>
      </w:ins>
      <w:ins w:id="59" w:author="Kramer-Schadt, Stephanie" w:date="2022-09-27T16:02:00Z">
        <w:del w:id="60" w:author="Planillo, Aimara" w:date="2022-09-28T09:32:00Z">
          <w:r w:rsidR="00E106DD" w:rsidDel="002D3D48">
            <w:rPr>
              <w:lang w:val="en-GB"/>
            </w:rPr>
            <w:delText xml:space="preserve"> species </w:delText>
          </w:r>
        </w:del>
        <w:r w:rsidR="00E106DD">
          <w:rPr>
            <w:lang w:val="en-GB"/>
          </w:rPr>
          <w:t>exert on squirrels</w:t>
        </w:r>
      </w:ins>
      <w:ins w:id="61" w:author="Planillo, Aimara" w:date="2022-09-28T09:32:00Z">
        <w:r w:rsidR="002D3D48">
          <w:rPr>
            <w:lang w:val="en-GB"/>
          </w:rPr>
          <w:t>’</w:t>
        </w:r>
      </w:ins>
      <w:ins w:id="62" w:author="Kramer-Schadt, Stephanie" w:date="2022-09-27T16:02:00Z">
        <w:r w:rsidR="00E106DD">
          <w:rPr>
            <w:lang w:val="en-GB"/>
          </w:rPr>
          <w:t xml:space="preserve"> </w:t>
        </w:r>
      </w:ins>
      <w:ins w:id="63" w:author="Planillo, Aimara" w:date="2022-09-28T09:32:00Z">
        <w:r w:rsidR="002D3D48">
          <w:rPr>
            <w:lang w:val="en-GB"/>
          </w:rPr>
          <w:t xml:space="preserve">and </w:t>
        </w:r>
      </w:ins>
      <w:ins w:id="64" w:author="Kramer-Schadt, Stephanie" w:date="2022-09-27T16:02:00Z">
        <w:del w:id="65" w:author="Planillo, Aimara" w:date="2022-09-28T09:32:00Z">
          <w:r w:rsidR="00E106DD" w:rsidDel="002D3D48">
            <w:rPr>
              <w:lang w:val="en-GB"/>
            </w:rPr>
            <w:delText xml:space="preserve">as well as </w:delText>
          </w:r>
        </w:del>
        <w:r w:rsidR="00E106DD">
          <w:rPr>
            <w:lang w:val="en-GB"/>
          </w:rPr>
          <w:t xml:space="preserve">their </w:t>
        </w:r>
        <w:del w:id="66" w:author="Planillo, Aimara" w:date="2022-09-28T09:32:00Z">
          <w:r w:rsidR="00E106DD" w:rsidDel="002D3D48">
            <w:rPr>
              <w:lang w:val="en-GB"/>
            </w:rPr>
            <w:delText>predators</w:delText>
          </w:r>
        </w:del>
      </w:ins>
      <w:ins w:id="67" w:author="Planillo, Aimara" w:date="2022-09-28T09:32:00Z">
        <w:r w:rsidR="002D3D48">
          <w:rPr>
            <w:lang w:val="en-GB"/>
          </w:rPr>
          <w:t>predator’s activity</w:t>
        </w:r>
      </w:ins>
      <w:ins w:id="68" w:author="Kramer-Schadt, Stephanie" w:date="2022-09-27T16:02:00Z">
        <w:r w:rsidR="00E106DD">
          <w:rPr>
            <w:lang w:val="en-GB"/>
          </w:rPr>
          <w:t>.</w:t>
        </w:r>
      </w:ins>
      <w:ins w:id="69" w:author="Kramer-Schadt, Stephanie" w:date="2022-09-27T16:00:00Z">
        <w:r w:rsidR="00E106DD">
          <w:rPr>
            <w:lang w:val="en-GB"/>
          </w:rPr>
          <w:t xml:space="preserve"> </w:t>
        </w:r>
      </w:ins>
      <w:del w:id="70" w:author="Kramer-Schadt, Stephanie" w:date="2022-09-27T16:02:00Z">
        <w:r w:rsidRPr="00E64B6C" w:rsidDel="00E106DD">
          <w:rPr>
            <w:lang w:val="en-GB"/>
          </w:rPr>
          <w:delText>periods before and during the SARS-CoV-2 lockdowns.</w:delText>
        </w:r>
      </w:del>
      <w:r w:rsidRPr="00E64B6C">
        <w:rPr>
          <w:lang w:val="en-GB"/>
        </w:rPr>
        <w:t xml:space="preserve"> </w:t>
      </w:r>
      <w:commentRangeStart w:id="71"/>
      <w:r w:rsidRPr="00E64B6C">
        <w:rPr>
          <w:lang w:val="en-GB"/>
        </w:rPr>
        <w:t xml:space="preserve">We will apply a joint species distribution model to </w:t>
      </w:r>
      <w:del w:id="72" w:author="Planillo, Aimara" w:date="2022-09-28T09:34:00Z">
        <w:r w:rsidRPr="00E64B6C" w:rsidDel="002D3D48">
          <w:rPr>
            <w:lang w:val="en-GB"/>
          </w:rPr>
          <w:delText xml:space="preserve">see </w:delText>
        </w:r>
      </w:del>
      <w:ins w:id="73" w:author="Planillo, Aimara" w:date="2022-09-28T09:34:00Z">
        <w:r w:rsidR="002D3D48">
          <w:rPr>
            <w:lang w:val="en-GB"/>
          </w:rPr>
          <w:t>analyse the environmental factors that determine the</w:t>
        </w:r>
      </w:ins>
      <w:ins w:id="74" w:author="Planillo, Aimara" w:date="2022-09-28T09:35:00Z">
        <w:r w:rsidR="002D3D48">
          <w:rPr>
            <w:lang w:val="en-GB"/>
          </w:rPr>
          <w:t xml:space="preserve"> small scale distribution of the species </w:t>
        </w:r>
      </w:ins>
      <w:ins w:id="75" w:author="Planillo, Aimara" w:date="2022-09-28T09:34:00Z">
        <w:r w:rsidR="002D3D48">
          <w:rPr>
            <w:lang w:val="en-GB"/>
          </w:rPr>
          <w:t>within the city</w:t>
        </w:r>
      </w:ins>
      <w:ins w:id="76" w:author="Planillo, Aimara" w:date="2022-09-28T09:35:00Z">
        <w:r w:rsidR="002D3D48">
          <w:rPr>
            <w:lang w:val="en-GB"/>
          </w:rPr>
          <w:t xml:space="preserve"> as well as their co-occurrence</w:t>
        </w:r>
      </w:ins>
      <w:ins w:id="77" w:author="Planillo, Aimara" w:date="2022-09-28T09:36:00Z">
        <w:r w:rsidR="002D3D48">
          <w:rPr>
            <w:lang w:val="en-GB"/>
          </w:rPr>
          <w:t>, identifying species with spatial overlap</w:t>
        </w:r>
      </w:ins>
      <w:ins w:id="78" w:author="Planillo, Aimara" w:date="2022-09-28T09:37:00Z">
        <w:r w:rsidR="00F766C4">
          <w:rPr>
            <w:lang w:val="en-GB"/>
          </w:rPr>
          <w:t xml:space="preserve">, and then we will analyse </w:t>
        </w:r>
      </w:ins>
      <w:ins w:id="79" w:author="Planillo, Aimara" w:date="2022-09-28T09:38:00Z">
        <w:r w:rsidR="00F766C4">
          <w:rPr>
            <w:lang w:val="en-GB"/>
          </w:rPr>
          <w:t xml:space="preserve">whether </w:t>
        </w:r>
      </w:ins>
      <w:del w:id="80" w:author="Planillo, Aimara" w:date="2022-09-28T09:38:00Z">
        <w:r w:rsidRPr="00E64B6C" w:rsidDel="00F766C4">
          <w:rPr>
            <w:lang w:val="en-GB"/>
          </w:rPr>
          <w:delText xml:space="preserve">where these species co-occur and whether </w:delText>
        </w:r>
      </w:del>
      <w:r w:rsidRPr="00E64B6C">
        <w:rPr>
          <w:lang w:val="en-GB"/>
        </w:rPr>
        <w:t xml:space="preserve">they exhibit </w:t>
      </w:r>
      <w:commentRangeStart w:id="81"/>
      <w:r w:rsidRPr="00E64B6C">
        <w:rPr>
          <w:lang w:val="en-GB"/>
        </w:rPr>
        <w:t>niche partitioning over time</w:t>
      </w:r>
      <w:ins w:id="82" w:author="Planillo, Aimara" w:date="2022-09-28T09:38:00Z">
        <w:r w:rsidR="00F766C4">
          <w:rPr>
            <w:lang w:val="en-GB"/>
          </w:rPr>
          <w:t>, and what are the main drivers shifting temporal activity</w:t>
        </w:r>
      </w:ins>
      <w:r w:rsidRPr="00E64B6C">
        <w:rPr>
          <w:lang w:val="en-GB"/>
        </w:rPr>
        <w:t>.</w:t>
      </w:r>
      <w:commentRangeEnd w:id="71"/>
      <w:r w:rsidR="00E106DD">
        <w:rPr>
          <w:rStyle w:val="CommentReference"/>
        </w:rPr>
        <w:commentReference w:id="71"/>
      </w:r>
      <w:r w:rsidRPr="00E64B6C">
        <w:rPr>
          <w:lang w:val="en-GB"/>
        </w:rPr>
        <w:t xml:space="preserve"> </w:t>
      </w:r>
      <w:commentRangeEnd w:id="81"/>
      <w:r w:rsidR="00473D34">
        <w:rPr>
          <w:rStyle w:val="CommentReference"/>
        </w:rPr>
        <w:commentReference w:id="81"/>
      </w:r>
      <w:r w:rsidRPr="00E64B6C">
        <w:rPr>
          <w:lang w:val="en-GB"/>
        </w:rPr>
        <w:t xml:space="preserve">Our results will shed light on the complex spatiotemporal relationships between species and the urban environment, </w:t>
      </w:r>
      <w:del w:id="83" w:author="Planillo, Aimara" w:date="2022-09-28T09:39:00Z">
        <w:r w:rsidRPr="00E64B6C" w:rsidDel="00F766C4">
          <w:rPr>
            <w:lang w:val="en-GB"/>
          </w:rPr>
          <w:delText xml:space="preserve">the influence of human lifestyle on these dynamics, and </w:delText>
        </w:r>
      </w:del>
      <w:r w:rsidRPr="00E64B6C">
        <w:rPr>
          <w:lang w:val="en-GB"/>
        </w:rPr>
        <w:t>the interactions of squirrels with predators</w:t>
      </w:r>
      <w:ins w:id="84" w:author="Planillo, Aimara" w:date="2022-09-28T09:39:00Z">
        <w:r w:rsidR="00F766C4">
          <w:rPr>
            <w:lang w:val="en-GB"/>
          </w:rPr>
          <w:t xml:space="preserve">, </w:t>
        </w:r>
        <w:r w:rsidR="00F766C4" w:rsidRPr="00E64B6C">
          <w:rPr>
            <w:lang w:val="en-GB"/>
          </w:rPr>
          <w:t>the influence of human lifestyle on these dynamics,</w:t>
        </w:r>
        <w:r w:rsidR="00F766C4">
          <w:rPr>
            <w:lang w:val="en-GB"/>
          </w:rPr>
          <w:t xml:space="preserve"> and the environmental conditions that buffe</w:t>
        </w:r>
      </w:ins>
      <w:ins w:id="85" w:author="Planillo, Aimara" w:date="2022-09-28T09:40:00Z">
        <w:r w:rsidR="00F766C4">
          <w:rPr>
            <w:lang w:val="en-GB"/>
          </w:rPr>
          <w:t>r those effects</w:t>
        </w:r>
      </w:ins>
      <w:r w:rsidRPr="00E64B6C">
        <w:rPr>
          <w:lang w:val="en-GB"/>
        </w:rPr>
        <w:t>.</w:t>
      </w:r>
    </w:p>
    <w:p w14:paraId="69C5F349" w14:textId="77777777" w:rsidR="00CD65E4" w:rsidRPr="00E64B6C" w:rsidRDefault="00CD65E4" w:rsidP="00CD65E4">
      <w:pPr>
        <w:pStyle w:val="Heading1"/>
        <w:rPr>
          <w:color w:val="auto"/>
          <w:lang w:val="en-GB"/>
        </w:rPr>
      </w:pPr>
      <w:r w:rsidRPr="00E64B6C">
        <w:rPr>
          <w:color w:val="auto"/>
          <w:lang w:val="en-GB"/>
        </w:rPr>
        <w:t>Abstract</w:t>
      </w:r>
    </w:p>
    <w:p w14:paraId="6A132194" w14:textId="77777777" w:rsidR="00CD65E4" w:rsidRPr="00E64B6C" w:rsidRDefault="00CD65E4" w:rsidP="00CD65E4">
      <w:pPr>
        <w:rPr>
          <w:lang w:val="en-GB"/>
        </w:rPr>
      </w:pPr>
      <w:r w:rsidRPr="00E64B6C">
        <w:rPr>
          <w:lang w:val="en-GB"/>
        </w:rPr>
        <w:t>XXX</w:t>
      </w:r>
    </w:p>
    <w:p w14:paraId="7AFC1C0E" w14:textId="77777777" w:rsidR="00CD65E4" w:rsidRPr="00E64B6C" w:rsidRDefault="00CD65E4" w:rsidP="00CD65E4">
      <w:pPr>
        <w:pStyle w:val="Heading1"/>
        <w:rPr>
          <w:color w:val="auto"/>
          <w:lang w:val="en-GB"/>
        </w:rPr>
      </w:pPr>
      <w:r w:rsidRPr="00E64B6C">
        <w:rPr>
          <w:color w:val="auto"/>
          <w:lang w:val="en-GB"/>
        </w:rPr>
        <w:t>Introduction</w:t>
      </w:r>
    </w:p>
    <w:p w14:paraId="34CD3781" w14:textId="77777777" w:rsidR="00CD65E4" w:rsidRPr="00E64B6C" w:rsidRDefault="00CD65E4" w:rsidP="00CD65E4">
      <w:pPr>
        <w:rPr>
          <w:lang w:val="en-GB"/>
        </w:rPr>
      </w:pPr>
      <w:r w:rsidRPr="00E64B6C">
        <w:rPr>
          <w:lang w:val="en-GB"/>
        </w:rPr>
        <w:t>XXX</w:t>
      </w:r>
    </w:p>
    <w:p w14:paraId="3FD7116D" w14:textId="77777777" w:rsidR="00CD65E4" w:rsidRPr="00E64B6C" w:rsidRDefault="00CD65E4" w:rsidP="00CD65E4">
      <w:pPr>
        <w:pStyle w:val="Heading1"/>
        <w:rPr>
          <w:color w:val="auto"/>
          <w:lang w:val="en-GB"/>
        </w:rPr>
      </w:pPr>
      <w:r w:rsidRPr="00E64B6C">
        <w:rPr>
          <w:color w:val="auto"/>
          <w:lang w:val="en-GB"/>
        </w:rPr>
        <w:lastRenderedPageBreak/>
        <w:t>Materials and Methods</w:t>
      </w:r>
    </w:p>
    <w:p w14:paraId="38C459F7" w14:textId="77777777" w:rsidR="00CD65E4" w:rsidRPr="00E64B6C" w:rsidRDefault="00CD65E4" w:rsidP="00CD65E4">
      <w:pPr>
        <w:rPr>
          <w:lang w:val="en-GB"/>
        </w:rPr>
      </w:pPr>
      <w:r w:rsidRPr="00E64B6C">
        <w:rPr>
          <w:lang w:val="en-GB"/>
        </w:rPr>
        <w:t>XXX</w:t>
      </w:r>
    </w:p>
    <w:p w14:paraId="5FBC2AA0" w14:textId="77777777" w:rsidR="00CD65E4" w:rsidRPr="00E64B6C" w:rsidRDefault="00CD65E4" w:rsidP="00CD65E4">
      <w:pPr>
        <w:pStyle w:val="Heading1"/>
        <w:rPr>
          <w:color w:val="auto"/>
          <w:lang w:val="en-GB"/>
        </w:rPr>
      </w:pPr>
      <w:r w:rsidRPr="00E64B6C">
        <w:rPr>
          <w:color w:val="auto"/>
          <w:lang w:val="en-GB"/>
        </w:rPr>
        <w:t>Results</w:t>
      </w:r>
    </w:p>
    <w:p w14:paraId="50BC2A6B" w14:textId="77777777" w:rsidR="00CD65E4" w:rsidRPr="00E64B6C" w:rsidRDefault="00CD65E4" w:rsidP="00CD65E4">
      <w:pPr>
        <w:rPr>
          <w:lang w:val="en-GB"/>
        </w:rPr>
      </w:pPr>
      <w:r w:rsidRPr="00E64B6C">
        <w:rPr>
          <w:lang w:val="en-GB"/>
        </w:rPr>
        <w:t>XXX</w:t>
      </w:r>
    </w:p>
    <w:p w14:paraId="5DB43318" w14:textId="77777777" w:rsidR="00CD65E4" w:rsidRPr="00E64B6C" w:rsidRDefault="00CD65E4" w:rsidP="00CD65E4">
      <w:pPr>
        <w:pStyle w:val="Heading1"/>
        <w:rPr>
          <w:color w:val="auto"/>
          <w:lang w:val="en-GB"/>
        </w:rPr>
      </w:pPr>
      <w:r w:rsidRPr="00E64B6C">
        <w:rPr>
          <w:color w:val="auto"/>
          <w:lang w:val="en-GB"/>
        </w:rPr>
        <w:t>Discussion</w:t>
      </w:r>
    </w:p>
    <w:p w14:paraId="651912F5" w14:textId="77777777" w:rsidR="00CD65E4" w:rsidRPr="00E64B6C" w:rsidRDefault="00CD65E4" w:rsidP="00CD65E4">
      <w:pPr>
        <w:rPr>
          <w:lang w:val="en-GB"/>
        </w:rPr>
      </w:pPr>
      <w:r w:rsidRPr="00E64B6C">
        <w:rPr>
          <w:lang w:val="en-GB"/>
        </w:rPr>
        <w:t>XXX</w:t>
      </w:r>
    </w:p>
    <w:p w14:paraId="0DF928C8" w14:textId="77777777" w:rsidR="00CD65E4" w:rsidRPr="00E64B6C" w:rsidRDefault="00CD65E4" w:rsidP="00CD65E4">
      <w:pPr>
        <w:pStyle w:val="Heading1"/>
        <w:rPr>
          <w:color w:val="auto"/>
          <w:lang w:val="en-GB"/>
        </w:rPr>
      </w:pPr>
      <w:r w:rsidRPr="00E64B6C">
        <w:rPr>
          <w:color w:val="auto"/>
          <w:lang w:val="en-GB"/>
        </w:rPr>
        <w:t>Acknowledgements</w:t>
      </w:r>
    </w:p>
    <w:p w14:paraId="2A9E4A16" w14:textId="77777777"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lanillo, Aimara" w:date="2022-09-28T09:07:00Z" w:initials="PA">
    <w:p w14:paraId="19C7E321" w14:textId="1DECAB46" w:rsidR="000576EF" w:rsidRPr="000576EF" w:rsidRDefault="000576EF">
      <w:pPr>
        <w:pStyle w:val="CommentText"/>
        <w:rPr>
          <w:lang w:val="en-GB"/>
        </w:rPr>
      </w:pPr>
      <w:r>
        <w:rPr>
          <w:rStyle w:val="CommentReference"/>
        </w:rPr>
        <w:annotationRef/>
      </w:r>
      <w:r>
        <w:rPr>
          <w:lang w:val="en-GB"/>
        </w:rPr>
        <w:t xml:space="preserve">After reading the abstract, </w:t>
      </w:r>
      <w:r w:rsidRPr="000576EF">
        <w:rPr>
          <w:lang w:val="en-GB"/>
        </w:rPr>
        <w:t>I suggest a more catchy title</w:t>
      </w:r>
      <w:r>
        <w:rPr>
          <w:lang w:val="en-GB"/>
        </w:rPr>
        <w:t xml:space="preserve">: </w:t>
      </w:r>
      <w:r w:rsidR="00976728">
        <w:rPr>
          <w:lang w:val="en-GB"/>
        </w:rPr>
        <w:t xml:space="preserve">Human influence on niche partitioning of red squirrels </w:t>
      </w:r>
      <w:r>
        <w:rPr>
          <w:lang w:val="en-GB"/>
        </w:rPr>
        <w:t xml:space="preserve">and their predators </w:t>
      </w:r>
      <w:r w:rsidR="00976728">
        <w:rPr>
          <w:lang w:val="en-GB"/>
        </w:rPr>
        <w:t>in an urban environme</w:t>
      </w:r>
      <w:bookmarkStart w:id="1" w:name="_GoBack"/>
      <w:bookmarkEnd w:id="1"/>
      <w:r w:rsidR="00976728">
        <w:rPr>
          <w:lang w:val="en-GB"/>
        </w:rPr>
        <w:t>nt</w:t>
      </w:r>
    </w:p>
  </w:comment>
  <w:comment w:id="4" w:author="Kramer-Schadt, Stephanie" w:date="2022-09-27T15:56:00Z" w:initials="SKS">
    <w:p w14:paraId="117BC4C9" w14:textId="77777777" w:rsidR="00E106DD" w:rsidRPr="00E106DD" w:rsidRDefault="00E106DD">
      <w:pPr>
        <w:pStyle w:val="CommentText"/>
        <w:rPr>
          <w:lang w:val="en-GB"/>
        </w:rPr>
      </w:pPr>
      <w:r>
        <w:rPr>
          <w:rStyle w:val="CommentReference"/>
        </w:rPr>
        <w:annotationRef/>
      </w:r>
      <w:r w:rsidRPr="00E106DD">
        <w:rPr>
          <w:lang w:val="en-GB"/>
        </w:rPr>
        <w:t>No, data are published, but the</w:t>
      </w:r>
      <w:r>
        <w:rPr>
          <w:lang w:val="en-GB"/>
        </w:rPr>
        <w:t xml:space="preserve"> student who does the analyses maybe?</w:t>
      </w:r>
    </w:p>
  </w:comment>
  <w:comment w:id="6" w:author="Marius Grabow" w:date="2022-09-27T21:37:00Z" w:initials="MG">
    <w:p w14:paraId="3FB37EDC" w14:textId="53D2AAF9" w:rsidR="00C019BC" w:rsidRPr="00C019BC" w:rsidRDefault="00C019BC">
      <w:pPr>
        <w:pStyle w:val="CommentText"/>
        <w:rPr>
          <w:lang w:val="en-GB"/>
        </w:rPr>
      </w:pPr>
      <w:r>
        <w:rPr>
          <w:rStyle w:val="CommentReference"/>
        </w:rPr>
        <w:annotationRef/>
      </w:r>
      <w:r w:rsidRPr="00C019BC">
        <w:rPr>
          <w:lang w:val="en-GB"/>
        </w:rPr>
        <w:t>Forced to move to?</w:t>
      </w:r>
    </w:p>
  </w:comment>
  <w:comment w:id="7" w:author="Planillo, Aimara" w:date="2022-09-28T09:13:00Z" w:initials="PA">
    <w:p w14:paraId="638AA0FD" w14:textId="77777777" w:rsidR="000576EF" w:rsidRDefault="000576EF">
      <w:pPr>
        <w:pStyle w:val="CommentText"/>
        <w:rPr>
          <w:lang w:val="en-GB"/>
        </w:rPr>
      </w:pPr>
      <w:r>
        <w:rPr>
          <w:rStyle w:val="CommentReference"/>
        </w:rPr>
        <w:annotationRef/>
      </w:r>
      <w:r w:rsidRPr="000576EF">
        <w:rPr>
          <w:lang w:val="en-GB"/>
        </w:rPr>
        <w:t xml:space="preserve">This is actually a very bold statement and </w:t>
      </w:r>
      <w:r>
        <w:rPr>
          <w:lang w:val="en-GB"/>
        </w:rPr>
        <w:t>quite risky. It is true that invasive species are spreading across cities, and that some wild species are surviving in them, but I am not sure of cases of species that are moving to the cities. I suggest something slightly different:</w:t>
      </w:r>
    </w:p>
    <w:p w14:paraId="7CB6449E" w14:textId="112C9FEB" w:rsidR="000576EF" w:rsidRPr="000576EF" w:rsidRDefault="00026935">
      <w:pPr>
        <w:pStyle w:val="CommentText"/>
        <w:rPr>
          <w:lang w:val="en-GB"/>
        </w:rPr>
      </w:pPr>
      <w:r>
        <w:rPr>
          <w:lang w:val="en-GB"/>
        </w:rPr>
        <w:t>“</w:t>
      </w:r>
      <w:r w:rsidR="000576EF">
        <w:rPr>
          <w:lang w:val="en-GB"/>
        </w:rPr>
        <w:t xml:space="preserve">… </w:t>
      </w:r>
      <w:proofErr w:type="gramStart"/>
      <w:r w:rsidR="000576EF">
        <w:rPr>
          <w:lang w:val="en-GB"/>
        </w:rPr>
        <w:t>habitats</w:t>
      </w:r>
      <w:proofErr w:type="gramEnd"/>
      <w:r w:rsidR="000576EF">
        <w:rPr>
          <w:lang w:val="en-GB"/>
        </w:rPr>
        <w:t xml:space="preserve">, </w:t>
      </w:r>
      <w:r>
        <w:rPr>
          <w:lang w:val="en-GB"/>
        </w:rPr>
        <w:t xml:space="preserve">some wildlife species are becoming common in cities. However, adapting to the urban setup implies several trade-offs for wildlife species, that need to adapt their behaviour to avoid potential predators but also humans, all of it in a novel set of environmental conditions pose by the urban environment”.  </w:t>
      </w:r>
    </w:p>
  </w:comment>
  <w:comment w:id="9" w:author="Marius Grabow" w:date="2022-09-27T21:39:00Z" w:initials="MG">
    <w:p w14:paraId="44DA5A71" w14:textId="35BA27CC" w:rsidR="00C019BC" w:rsidRPr="00C019BC" w:rsidRDefault="00C019BC">
      <w:pPr>
        <w:pStyle w:val="CommentText"/>
        <w:rPr>
          <w:lang w:val="en-GB"/>
        </w:rPr>
      </w:pPr>
      <w:r>
        <w:rPr>
          <w:rStyle w:val="CommentReference"/>
        </w:rPr>
        <w:annotationRef/>
      </w:r>
      <w:r w:rsidRPr="00C019BC">
        <w:rPr>
          <w:lang w:val="en-GB"/>
        </w:rPr>
        <w:t>May</w:t>
      </w:r>
      <w:r>
        <w:rPr>
          <w:lang w:val="en-GB"/>
        </w:rPr>
        <w:t>be add these concepts of flight distance? In general flight distances are shorter in cities, but often they still show enough response towards predators…. There are also some squirrel papers from NYC(?)</w:t>
      </w:r>
    </w:p>
  </w:comment>
  <w:comment w:id="32" w:author="Marius Grabow" w:date="2022-09-27T21:43:00Z" w:initials="MG">
    <w:p w14:paraId="1E4A5106" w14:textId="5B702120" w:rsidR="00DD5571" w:rsidRPr="00DD5571" w:rsidRDefault="00DD5571">
      <w:pPr>
        <w:pStyle w:val="CommentText"/>
        <w:rPr>
          <w:lang w:val="en-GB"/>
        </w:rPr>
      </w:pPr>
      <w:r>
        <w:rPr>
          <w:rStyle w:val="CommentReference"/>
        </w:rPr>
        <w:annotationRef/>
      </w:r>
      <w:r w:rsidRPr="00DD5571">
        <w:rPr>
          <w:lang w:val="en-GB"/>
        </w:rPr>
        <w:t>M</w:t>
      </w:r>
      <w:r>
        <w:rPr>
          <w:lang w:val="en-GB"/>
        </w:rPr>
        <w:t>aybe we should state why this could be of importance?</w:t>
      </w:r>
    </w:p>
  </w:comment>
  <w:comment w:id="33" w:author="Planillo, Aimara" w:date="2022-09-28T09:30:00Z" w:initials="PA">
    <w:p w14:paraId="7C005ADD" w14:textId="0A60B986" w:rsidR="002D3D48" w:rsidRPr="002D3D48" w:rsidRDefault="002D3D48">
      <w:pPr>
        <w:pStyle w:val="CommentText"/>
        <w:rPr>
          <w:lang w:val="en-GB"/>
        </w:rPr>
      </w:pPr>
      <w:r>
        <w:rPr>
          <w:rStyle w:val="CommentReference"/>
        </w:rPr>
        <w:annotationRef/>
      </w:r>
      <w:r w:rsidRPr="002D3D48">
        <w:rPr>
          <w:lang w:val="en-GB"/>
        </w:rPr>
        <w:t>I think this is quite common knowledge</w:t>
      </w:r>
      <w:r>
        <w:rPr>
          <w:lang w:val="en-GB"/>
        </w:rPr>
        <w:t xml:space="preserve"> at this point, but it is just a personal opinion</w:t>
      </w:r>
    </w:p>
  </w:comment>
  <w:comment w:id="71" w:author="Kramer-Schadt, Stephanie" w:date="2022-09-27T16:04:00Z" w:initials="SKS">
    <w:p w14:paraId="543905BF" w14:textId="77777777" w:rsidR="00E106DD" w:rsidRPr="00E106DD" w:rsidRDefault="00E106DD">
      <w:pPr>
        <w:pStyle w:val="CommentText"/>
        <w:rPr>
          <w:lang w:val="en-GB"/>
        </w:rPr>
      </w:pPr>
      <w:r>
        <w:rPr>
          <w:rStyle w:val="CommentReference"/>
        </w:rPr>
        <w:annotationRef/>
      </w:r>
      <w:r w:rsidRPr="00E106DD">
        <w:rPr>
          <w:lang w:val="en-GB"/>
        </w:rPr>
        <w:t>I hope this will lead to resul</w:t>
      </w:r>
      <w:r>
        <w:rPr>
          <w:lang w:val="en-GB"/>
        </w:rPr>
        <w:t>ts, as I think Phillip did not detect any effects</w:t>
      </w:r>
    </w:p>
  </w:comment>
  <w:comment w:id="81" w:author="Marius Grabow" w:date="2022-09-27T21:47:00Z" w:initials="MG">
    <w:p w14:paraId="0F5FA5E6" w14:textId="42EB44A5" w:rsidR="00473D34" w:rsidRPr="00473D34" w:rsidRDefault="00473D34">
      <w:pPr>
        <w:pStyle w:val="CommentText"/>
        <w:rPr>
          <w:lang w:val="en-GB"/>
        </w:rPr>
      </w:pPr>
      <w:r>
        <w:rPr>
          <w:rStyle w:val="CommentReference"/>
        </w:rPr>
        <w:annotationRef/>
      </w:r>
      <w:r w:rsidRPr="00473D34">
        <w:rPr>
          <w:lang w:val="en-GB"/>
        </w:rPr>
        <w:t>Maybe it would also be i</w:t>
      </w:r>
      <w:r>
        <w:rPr>
          <w:lang w:val="en-GB"/>
        </w:rPr>
        <w:t>nteresting if there is some niche packing along the urban gradient? In areas of high resource availability, there might be higher coexistence prob?</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9C7E321" w15:done="0"/>
  <w15:commentEx w15:paraId="117BC4C9" w15:done="0"/>
  <w15:commentEx w15:paraId="3FB37EDC" w15:done="0"/>
  <w15:commentEx w15:paraId="7CB6449E" w15:done="0"/>
  <w15:commentEx w15:paraId="44DA5A71" w15:done="0"/>
  <w15:commentEx w15:paraId="1E4A5106" w15:done="0"/>
  <w15:commentEx w15:paraId="7C005ADD" w15:paraIdParent="1E4A5106" w15:done="0"/>
  <w15:commentEx w15:paraId="543905BF" w15:done="0"/>
  <w15:commentEx w15:paraId="0F5FA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DEB97" w16cex:dateUtc="2022-09-27T19:37:00Z"/>
  <w16cex:commentExtensible w16cex:durableId="26DDEC12" w16cex:dateUtc="2022-09-27T19:39:00Z"/>
  <w16cex:commentExtensible w16cex:durableId="26DDED12" w16cex:dateUtc="2022-09-27T19:43:00Z"/>
  <w16cex:commentExtensible w16cex:durableId="26DDEDE9" w16cex:dateUtc="2022-09-2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7BC4C9" w16cid:durableId="26DDEB66"/>
  <w16cid:commentId w16cid:paraId="3FB37EDC" w16cid:durableId="26DDEB97"/>
  <w16cid:commentId w16cid:paraId="44DA5A71" w16cid:durableId="26DDEC12"/>
  <w16cid:commentId w16cid:paraId="1E4A5106" w16cid:durableId="26DDED12"/>
  <w16cid:commentId w16cid:paraId="543905BF" w16cid:durableId="26DDEB67"/>
  <w16cid:commentId w16cid:paraId="0F5FA5E6" w16cid:durableId="26DDED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lanillo, Aimara">
    <w15:presenceInfo w15:providerId="AD" w15:userId="S-1-5-21-2654767066-2487046086-3838693888-6842"/>
  </w15:person>
  <w15:person w15:author="Marius Grabow">
    <w15:presenceInfo w15:providerId="Windows Live" w15:userId="2d8e1e427dd36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5E4"/>
    <w:rsid w:val="00026935"/>
    <w:rsid w:val="0004103B"/>
    <w:rsid w:val="000576EF"/>
    <w:rsid w:val="000B1191"/>
    <w:rsid w:val="001F36BD"/>
    <w:rsid w:val="00207E54"/>
    <w:rsid w:val="002D3D48"/>
    <w:rsid w:val="002F53EF"/>
    <w:rsid w:val="002F55AA"/>
    <w:rsid w:val="00366D31"/>
    <w:rsid w:val="00473D34"/>
    <w:rsid w:val="008C6F99"/>
    <w:rsid w:val="00933894"/>
    <w:rsid w:val="00976728"/>
    <w:rsid w:val="00B050C1"/>
    <w:rsid w:val="00C019BC"/>
    <w:rsid w:val="00CD65E4"/>
    <w:rsid w:val="00DD5571"/>
    <w:rsid w:val="00DE55CD"/>
    <w:rsid w:val="00E0649A"/>
    <w:rsid w:val="00E106DD"/>
    <w:rsid w:val="00E51013"/>
    <w:rsid w:val="00E64B6C"/>
    <w:rsid w:val="00F766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720E"/>
  <w15:docId w15:val="{4037D338-5933-48B4-AF2F-E3E119A0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5E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E106DD"/>
    <w:rPr>
      <w:sz w:val="16"/>
      <w:szCs w:val="16"/>
    </w:rPr>
  </w:style>
  <w:style w:type="paragraph" w:styleId="CommentText">
    <w:name w:val="annotation text"/>
    <w:basedOn w:val="Normal"/>
    <w:link w:val="CommentTextChar"/>
    <w:uiPriority w:val="99"/>
    <w:semiHidden/>
    <w:unhideWhenUsed/>
    <w:rsid w:val="00E106DD"/>
    <w:pPr>
      <w:spacing w:line="240" w:lineRule="auto"/>
    </w:pPr>
    <w:rPr>
      <w:sz w:val="20"/>
      <w:szCs w:val="20"/>
    </w:rPr>
  </w:style>
  <w:style w:type="character" w:customStyle="1" w:styleId="CommentTextChar">
    <w:name w:val="Comment Text Char"/>
    <w:basedOn w:val="DefaultParagraphFont"/>
    <w:link w:val="CommentText"/>
    <w:uiPriority w:val="99"/>
    <w:semiHidden/>
    <w:rsid w:val="00E106DD"/>
    <w:rPr>
      <w:sz w:val="20"/>
      <w:szCs w:val="20"/>
    </w:rPr>
  </w:style>
  <w:style w:type="paragraph" w:styleId="CommentSubject">
    <w:name w:val="annotation subject"/>
    <w:basedOn w:val="CommentText"/>
    <w:next w:val="CommentText"/>
    <w:link w:val="CommentSubjectChar"/>
    <w:uiPriority w:val="99"/>
    <w:semiHidden/>
    <w:unhideWhenUsed/>
    <w:rsid w:val="00E106DD"/>
    <w:rPr>
      <w:b/>
      <w:bCs/>
    </w:rPr>
  </w:style>
  <w:style w:type="character" w:customStyle="1" w:styleId="CommentSubjectChar">
    <w:name w:val="Comment Subject Char"/>
    <w:basedOn w:val="CommentTextChar"/>
    <w:link w:val="CommentSubject"/>
    <w:uiPriority w:val="99"/>
    <w:semiHidden/>
    <w:rsid w:val="00E106DD"/>
    <w:rPr>
      <w:b/>
      <w:bCs/>
      <w:sz w:val="20"/>
      <w:szCs w:val="20"/>
    </w:rPr>
  </w:style>
  <w:style w:type="paragraph" w:styleId="BalloonText">
    <w:name w:val="Balloon Text"/>
    <w:basedOn w:val="Normal"/>
    <w:link w:val="BalloonTextChar"/>
    <w:uiPriority w:val="99"/>
    <w:semiHidden/>
    <w:unhideWhenUsed/>
    <w:rsid w:val="00E106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6DD"/>
    <w:rPr>
      <w:rFonts w:ascii="Tahoma" w:hAnsi="Tahoma" w:cs="Tahoma"/>
      <w:sz w:val="16"/>
      <w:szCs w:val="16"/>
    </w:rPr>
  </w:style>
  <w:style w:type="paragraph" w:styleId="Revision">
    <w:name w:val="Revision"/>
    <w:hidden/>
    <w:uiPriority w:val="99"/>
    <w:semiHidden/>
    <w:rsid w:val="00C019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10" Type="http://schemas.microsoft.com/office/2016/09/relationships/commentsIds" Target="commentsIds.xml"/><Relationship Id="rId4" Type="http://schemas.openxmlformats.org/officeDocument/2006/relationships/comments" Target="comments.xml"/><Relationship Id="rId9" Type="http://schemas.microsoft.com/office/2018/08/relationships/commentsExtensible" Target="commentsExtensi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2155</Characters>
  <Application>Microsoft Office Word</Application>
  <DocSecurity>0</DocSecurity>
  <Lines>17</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Planillo, Aimara</cp:lastModifiedBy>
  <cp:revision>4</cp:revision>
  <dcterms:created xsi:type="dcterms:W3CDTF">2022-09-27T19:52:00Z</dcterms:created>
  <dcterms:modified xsi:type="dcterms:W3CDTF">2022-09-28T07:42:00Z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4d154fa11c8bd8379f512e8b745f8202f798a32ae1c91cedc97e5c3a4c6a3e5a</vt:lpwstr>
  </property>
</Properties>
</file>